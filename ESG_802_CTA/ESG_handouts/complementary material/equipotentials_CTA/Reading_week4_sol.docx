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9BDB" w14:textId="53C295F3" w:rsidR="00BF79C2" w:rsidRDefault="00BF79C2" w:rsidP="00DD7932">
      <w:pPr>
        <w:pStyle w:val="NormalWeb"/>
        <w:ind w:left="-270" w:right="-810"/>
        <w:rPr>
          <w:rFonts w:ascii="Calibri" w:hAnsi="Calibri" w:cs="Calibri"/>
        </w:rPr>
      </w:pPr>
      <w:r w:rsidRPr="00BF79C2">
        <w:rPr>
          <w:rFonts w:ascii="Calibri" w:hAnsi="Calibri" w:cs="Calibri"/>
        </w:rPr>
        <w:t xml:space="preserve">Chapter 4.5 Gradients and </w:t>
      </w:r>
      <w:proofErr w:type="spellStart"/>
      <w:r w:rsidRPr="00BF79C2">
        <w:rPr>
          <w:rFonts w:ascii="Calibri" w:hAnsi="Calibri" w:cs="Calibri"/>
        </w:rPr>
        <w:t>Equipotentials</w:t>
      </w:r>
      <w:proofErr w:type="spellEnd"/>
    </w:p>
    <w:p w14:paraId="3A5BE262" w14:textId="5CB0FEBD" w:rsidR="00BF79C2" w:rsidRDefault="00AC614D" w:rsidP="00DD7932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Summary Review </w:t>
      </w:r>
    </w:p>
    <w:p w14:paraId="4556B5BB" w14:textId="1722BB88" w:rsidR="00AC614D" w:rsidRDefault="002A54D1" w:rsidP="00DD7932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reading quiz for week 3, </w:t>
      </w:r>
      <w:r w:rsidR="004434B2">
        <w:rPr>
          <w:rFonts w:ascii="Calibri" w:hAnsi="Calibri" w:cs="Calibri"/>
        </w:rPr>
        <w:t>we</w:t>
      </w:r>
      <w:r>
        <w:rPr>
          <w:rFonts w:ascii="Calibri" w:hAnsi="Calibri" w:cs="Calibri"/>
        </w:rPr>
        <w:t xml:space="preserve"> showed that the Coulomb force is conservative. As a result, its work between tw</w:t>
      </w:r>
      <w:r w:rsidR="004434B2">
        <w:rPr>
          <w:rFonts w:ascii="Calibri" w:hAnsi="Calibri" w:cs="Calibri"/>
        </w:rPr>
        <w:t xml:space="preserve">o points can be expressed in terms of </w:t>
      </w:r>
      <w:r>
        <w:rPr>
          <w:rFonts w:ascii="Calibri" w:hAnsi="Calibri" w:cs="Calibri"/>
        </w:rPr>
        <w:t>a change of potential energy</w:t>
      </w:r>
      <w:r w:rsidR="00AC614D">
        <w:rPr>
          <w:rFonts w:ascii="Calibri" w:hAnsi="Calibri" w:cs="Calibri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</w:rPr>
          <m:t>Δ</m:t>
        </m:r>
        <m:r>
          <w:rPr>
            <w:rFonts w:ascii="Cambria Math" w:hAnsi="Cambria Math" w:cs="Calibri"/>
          </w:rPr>
          <m:t>U</m:t>
        </m:r>
      </m:oMath>
      <w:r w:rsidR="00AC614D">
        <w:rPr>
          <w:rFonts w:ascii="Calibri" w:hAnsi="Calibri" w:cs="Calibri"/>
        </w:rPr>
        <w:t>):</w:t>
      </w:r>
    </w:p>
    <w:p w14:paraId="6578CB1D" w14:textId="77777777" w:rsidR="00AC614D" w:rsidRPr="00AC614D" w:rsidRDefault="00AC614D" w:rsidP="00DD7932">
      <w:pPr>
        <w:pStyle w:val="NormalWeb"/>
        <w:ind w:left="-270"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U</m:t>
          </m:r>
          <m:d>
            <m:dPr>
              <m:ctrlPr>
                <w:ins w:id="0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dPr>
            <m:e>
              <m:sSub>
                <m:sSubPr>
                  <m:ctrlPr>
                    <w:ins w:id="1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2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-U</m:t>
          </m:r>
          <m:d>
            <m:dPr>
              <m:ctrlPr>
                <w:ins w:id="3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dPr>
            <m:e>
              <m:sSub>
                <m:sSubPr>
                  <m:ctrlPr>
                    <w:ins w:id="4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5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ins w:id="6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naryPr>
            <m:sub>
              <m:sSub>
                <m:sSubPr>
                  <m:ctrlPr>
                    <w:ins w:id="7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8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ins w:id="9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10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ins w:id="11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ins w:id="12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</m:e>
          </m:nary>
          <m:r>
            <w:rPr>
              <w:rFonts w:ascii="Cambria Math" w:hAnsi="Cambria Math" w:cs="Calibri"/>
            </w:rPr>
            <m:t>=-q</m:t>
          </m:r>
          <m:nary>
            <m:naryPr>
              <m:limLoc m:val="undOvr"/>
              <m:ctrlPr>
                <w:ins w:id="13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naryPr>
            <m:sub>
              <m:sSub>
                <m:sSubPr>
                  <m:ctrlPr>
                    <w:ins w:id="14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15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ins w:id="16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17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ins w:id="18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ins w:id="19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CF7DFD0" w14:textId="7A3FD04F" w:rsidR="00BF79C2" w:rsidRDefault="004434B2" w:rsidP="00CB7078">
      <w:pPr>
        <w:pStyle w:val="NormalWeb"/>
        <w:ind w:left="-270" w:right="-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also introduced the concept of the change of electric potential </w:t>
      </w:r>
      <m:oMath>
        <m:d>
          <m:dPr>
            <m:ctrlPr>
              <w:ins w:id="20" w:author="Paola Rebusco" w:date="2023-02-24T10:22:00Z">
                <w:rPr>
                  <w:rFonts w:ascii="Cambria Math" w:hAnsi="Cambria Math" w:cs="Calibri"/>
                  <w:i/>
                </w:rPr>
              </w:ins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Δ</m:t>
            </m:r>
            <m:r>
              <w:rPr>
                <w:rFonts w:ascii="Cambria Math" w:hAnsi="Cambria Math" w:cs="Calibri"/>
              </w:rPr>
              <m:t>V</m:t>
            </m:r>
          </m:e>
        </m:d>
        <m:r>
          <w:rPr>
            <w:rFonts w:ascii="Cambria Math" w:hAnsi="Cambria Math" w:cs="Calibri"/>
          </w:rPr>
          <m:t xml:space="preserve"> </m:t>
        </m:r>
      </m:oMath>
      <w:r>
        <w:rPr>
          <w:rFonts w:ascii="Calibri" w:hAnsi="Calibri" w:cs="Calibri"/>
        </w:rPr>
        <w:t>to be the change of electric potential energy per unit charge.</w:t>
      </w:r>
    </w:p>
    <w:p w14:paraId="545EE54A" w14:textId="7AB70684" w:rsidR="006539A8" w:rsidRPr="008C140A" w:rsidRDefault="00AC614D" w:rsidP="008C140A">
      <w:pPr>
        <w:pStyle w:val="NormalWeb"/>
        <w:ind w:right="-81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</m:t>
          </m:r>
          <m:d>
            <m:dPr>
              <m:ctrlPr>
                <w:ins w:id="21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dPr>
            <m:e>
              <m:sSub>
                <m:sSubPr>
                  <m:ctrlPr>
                    <w:ins w:id="22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23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Calibri"/>
            </w:rPr>
            <m:t>-V</m:t>
          </m:r>
          <m:d>
            <m:dPr>
              <m:ctrlPr>
                <w:ins w:id="24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dPr>
            <m:e>
              <m:sSub>
                <m:sSubPr>
                  <m:ctrlPr>
                    <w:ins w:id="25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26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ins w:id="27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fPr>
            <m:num>
              <m:r>
                <w:rPr>
                  <w:rFonts w:ascii="Cambria Math" w:hAnsi="Cambria Math" w:cs="Calibri"/>
                </w:rPr>
                <m:t>U</m:t>
              </m:r>
              <m:d>
                <m:dPr>
                  <m:ctrlPr>
                    <w:ins w:id="28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dPr>
                <m:e>
                  <m:sSub>
                    <m:sSubPr>
                      <m:ctrlPr>
                        <w:ins w:id="29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sSubPr>
                    <m:e>
                      <m:acc>
                        <m:accPr>
                          <m:chr m:val="⃗"/>
                          <m:ctrlPr>
                            <w:ins w:id="30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</w:rPr>
                <m:t>-U</m:t>
              </m:r>
              <m:d>
                <m:dPr>
                  <m:ctrlPr>
                    <w:ins w:id="31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dPr>
                <m:e>
                  <m:sSub>
                    <m:sSubPr>
                      <m:ctrlPr>
                        <w:ins w:id="32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sSubPr>
                    <m:e>
                      <m:acc>
                        <m:accPr>
                          <m:chr m:val="⃗"/>
                          <m:ctrlPr>
                            <w:ins w:id="33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Calibri"/>
                </w:rPr>
                <m:t>q</m:t>
              </m:r>
            </m:den>
          </m:f>
          <m:r>
            <w:rPr>
              <w:rFonts w:ascii="Cambria Math" w:hAnsi="Cambria Math" w:cs="Calibri"/>
            </w:rPr>
            <m:t>=-</m:t>
          </m:r>
          <m:nary>
            <m:naryPr>
              <m:limLoc m:val="undOvr"/>
              <m:ctrlPr>
                <w:ins w:id="34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naryPr>
            <m:sub>
              <m:sSub>
                <m:sSubPr>
                  <m:ctrlPr>
                    <w:ins w:id="35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36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A</m:t>
                  </m:r>
                </m:sub>
              </m:sSub>
            </m:sub>
            <m:sup>
              <m:sSub>
                <m:sSubPr>
                  <m:ctrlPr>
                    <w:ins w:id="37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sSubPr>
                <m:e>
                  <m:acc>
                    <m:accPr>
                      <m:chr m:val="⃗"/>
                      <m:ctrlPr>
                        <w:ins w:id="38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B</m:t>
                  </m:r>
                </m:sub>
              </m:sSub>
            </m:sup>
            <m:e>
              <m:acc>
                <m:accPr>
                  <m:chr m:val="⃗"/>
                  <m:ctrlPr>
                    <w:ins w:id="39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  <m:r>
                <w:rPr>
                  <w:rFonts w:ascii="Cambria Math" w:hAnsi="Cambria Math" w:cs="Calibri"/>
                </w:rPr>
                <m:t>∙d</m:t>
              </m:r>
              <m:acc>
                <m:accPr>
                  <m:chr m:val="⃗"/>
                  <m:ctrlPr>
                    <w:ins w:id="40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s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</m:e>
          </m:nary>
        </m:oMath>
      </m:oMathPara>
    </w:p>
    <w:p w14:paraId="4FE01157" w14:textId="4E313B62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>
        <w:t xml:space="preserve">A </w:t>
      </w:r>
      <w:r w:rsidRPr="00CB7078">
        <w:t>charged object</w:t>
      </w:r>
      <w:r>
        <w:t xml:space="preserve"> produces an electric field </w:t>
      </w:r>
      <m:oMath>
        <m:acc>
          <m:accPr>
            <m:chr m:val="⃗"/>
            <m:ctrlPr>
              <w:ins w:id="41" w:author="Paola Rebusco" w:date="2023-02-24T10:22:00Z">
                <w:rPr>
                  <w:rFonts w:ascii="Cambria Math" w:hAnsi="Cambria Math" w:cs="Calibri"/>
                  <w:b/>
                  <w:bCs/>
                  <w:iCs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="00AC614D">
        <w:rPr>
          <w:iCs/>
        </w:rPr>
        <w:t xml:space="preserve">at any point in </w:t>
      </w:r>
      <w:r w:rsidRPr="006539A8">
        <w:rPr>
          <w:iCs/>
        </w:rPr>
        <w:t xml:space="preserve">the space around it. </w:t>
      </w:r>
    </w:p>
    <w:p w14:paraId="3D4CE464" w14:textId="31F8E3D3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b/>
          <w:bCs/>
          <w:iCs/>
        </w:rPr>
      </w:pPr>
      <w:r w:rsidRPr="006539A8">
        <w:rPr>
          <w:iCs/>
        </w:rPr>
        <w:t xml:space="preserve">A charge </w:t>
      </w:r>
      <m:oMath>
        <m:r>
          <w:rPr>
            <w:rFonts w:ascii="Cambria Math" w:hAnsi="Cambria Math"/>
          </w:rPr>
          <m:t>q</m:t>
        </m:r>
      </m:oMath>
      <w:r w:rsidRPr="006539A8">
        <w:rPr>
          <w:iCs/>
        </w:rPr>
        <w:t xml:space="preserve"> passing </w:t>
      </w:r>
      <w:r w:rsidR="00AC614D">
        <w:rPr>
          <w:iCs/>
        </w:rPr>
        <w:t>at a point feels</w:t>
      </w:r>
      <w:r w:rsidRPr="006539A8">
        <w:rPr>
          <w:iCs/>
        </w:rPr>
        <w:t xml:space="preserve"> a force </w:t>
      </w:r>
      <m:oMath>
        <m:acc>
          <m:accPr>
            <m:chr m:val="⃗"/>
            <m:ctrlPr>
              <w:ins w:id="42" w:author="Paola Rebusco" w:date="2023-02-24T10:22:00Z">
                <w:rPr>
                  <w:rFonts w:ascii="Cambria Math" w:hAnsi="Cambria Math" w:cs="Calibri"/>
                  <w:b/>
                  <w:bCs/>
                  <w:iCs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F</m:t>
            </m:r>
          </m:e>
        </m:acc>
        <m:r>
          <m:rPr>
            <m:sty m:val="bi"/>
          </m:rPr>
          <w:rPr>
            <w:rFonts w:ascii="Cambria Math" w:hAnsi="Cambria Math" w:cs="Calibri"/>
          </w:rPr>
          <m:t>=</m:t>
        </m:r>
        <m:r>
          <w:rPr>
            <w:rFonts w:ascii="Cambria Math" w:hAnsi="Cambria Math" w:cs="Calibri"/>
          </w:rPr>
          <m:t>q</m:t>
        </m:r>
        <m:r>
          <m:rPr>
            <m:sty m:val="bi"/>
          </m:rPr>
          <w:rPr>
            <w:rFonts w:ascii="Cambria Math" w:hAnsi="Cambria Math" w:cs="Calibri"/>
          </w:rPr>
          <m:t xml:space="preserve"> </m:t>
        </m:r>
        <m:acc>
          <m:accPr>
            <m:chr m:val="⃗"/>
            <m:ctrlPr>
              <w:ins w:id="43" w:author="Paola Rebusco" w:date="2023-02-24T10:22:00Z">
                <w:rPr>
                  <w:rFonts w:ascii="Cambria Math" w:hAnsi="Cambria Math" w:cs="Calibri"/>
                  <w:b/>
                  <w:bCs/>
                  <w:iCs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.  </w:t>
      </w:r>
    </w:p>
    <w:p w14:paraId="465716B4" w14:textId="77777777" w:rsidR="004434B2" w:rsidRPr="006539A8" w:rsidRDefault="004434B2" w:rsidP="006539A8">
      <w:pPr>
        <w:pStyle w:val="ListParagraph"/>
        <w:numPr>
          <w:ilvl w:val="0"/>
          <w:numId w:val="1"/>
        </w:numPr>
        <w:ind w:left="180"/>
        <w:rPr>
          <w:iCs/>
        </w:rPr>
      </w:pPr>
      <w:r w:rsidRPr="006539A8">
        <w:rPr>
          <w:iCs/>
        </w:rPr>
        <w:t>Between two points A and B in space, the field</w:t>
      </w:r>
      <w:r w:rsidRPr="006539A8">
        <w:rPr>
          <w:b/>
          <w:bCs/>
          <w:iCs/>
        </w:rPr>
        <w:t xml:space="preserve"> </w:t>
      </w:r>
      <m:oMath>
        <m:acc>
          <m:accPr>
            <m:chr m:val="⃗"/>
            <m:ctrlPr>
              <w:ins w:id="44" w:author="Paola Rebusco" w:date="2023-02-24T10:22:00Z">
                <w:rPr>
                  <w:rFonts w:ascii="Cambria Math" w:hAnsi="Cambria Math" w:cs="Calibri"/>
                  <w:b/>
                  <w:bCs/>
                  <w:iCs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 w:cs="Calibri"/>
              </w:rPr>
              <m:t>E</m:t>
            </m:r>
          </m:e>
        </m:acc>
      </m:oMath>
      <w:r w:rsidRPr="006539A8">
        <w:rPr>
          <w:b/>
          <w:bCs/>
          <w:iCs/>
        </w:rPr>
        <w:t xml:space="preserve"> </w:t>
      </w:r>
      <w:r w:rsidRPr="006539A8">
        <w:rPr>
          <w:iCs/>
        </w:rPr>
        <w:t xml:space="preserve">sets a change of electric potential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  <w:r w:rsidRPr="006539A8">
        <w:rPr>
          <w:iCs/>
        </w:rPr>
        <w:t>.</w:t>
      </w:r>
    </w:p>
    <w:p w14:paraId="46BE0993" w14:textId="72D0ACAC" w:rsidR="00DD7932" w:rsidRDefault="004434B2" w:rsidP="006539A8">
      <w:pPr>
        <w:pStyle w:val="ListParagraph"/>
        <w:numPr>
          <w:ilvl w:val="0"/>
          <w:numId w:val="1"/>
        </w:numPr>
        <w:ind w:left="180"/>
      </w:pPr>
      <w:r w:rsidRPr="006539A8">
        <w:rPr>
          <w:iCs/>
        </w:rPr>
        <w:t xml:space="preserve">The charge </w:t>
      </w:r>
      <m:oMath>
        <m:r>
          <w:rPr>
            <w:rFonts w:ascii="Cambria Math" w:hAnsi="Cambria Math"/>
          </w:rPr>
          <m:t>q</m:t>
        </m:r>
      </m:oMath>
      <w:r w:rsidRPr="006539A8">
        <w:rPr>
          <w:iCs/>
        </w:rPr>
        <w:t xml:space="preserve"> moving between A and B experiences a change of potential energy    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U=q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</m:t>
        </m:r>
      </m:oMath>
    </w:p>
    <w:p w14:paraId="0382238C" w14:textId="43BFDE1F" w:rsidR="00DD7932" w:rsidRDefault="00DD7932" w:rsidP="00DD7932"/>
    <w:p w14:paraId="035D3A9D" w14:textId="3448F1BE" w:rsidR="006539A8" w:rsidRPr="00AC614D" w:rsidRDefault="006539A8" w:rsidP="00AC614D">
      <m:oMath>
        <m:r>
          <w:rPr>
            <w:rFonts w:ascii="Cambria Math" w:hAnsi="Cambria Math" w:cs="Calibri"/>
          </w:rPr>
          <m:t xml:space="preserve">   </m:t>
        </m:r>
      </m:oMath>
      <w:r>
        <w:rPr>
          <w:rFonts w:ascii="Calibri" w:hAnsi="Calibri" w:cs="Calibri"/>
        </w:rPr>
        <w:t xml:space="preserve">   </w:t>
      </w:r>
    </w:p>
    <w:tbl>
      <w:tblPr>
        <w:tblStyle w:val="TableGrid"/>
        <w:tblW w:w="10435" w:type="dxa"/>
        <w:tblInd w:w="-275" w:type="dxa"/>
        <w:tblBorders>
          <w:top w:val="single" w:sz="8" w:space="0" w:color="0432FF"/>
          <w:left w:val="single" w:sz="8" w:space="0" w:color="0432FF"/>
          <w:bottom w:val="single" w:sz="8" w:space="0" w:color="0432FF"/>
          <w:right w:val="single" w:sz="8" w:space="0" w:color="0432FF"/>
          <w:insideH w:val="single" w:sz="8" w:space="0" w:color="0432FF"/>
          <w:insideV w:val="single" w:sz="8" w:space="0" w:color="0432FF"/>
        </w:tblBorders>
        <w:tblLook w:val="04A0" w:firstRow="1" w:lastRow="0" w:firstColumn="1" w:lastColumn="0" w:noHBand="0" w:noVBand="1"/>
      </w:tblPr>
      <w:tblGrid>
        <w:gridCol w:w="10435"/>
      </w:tblGrid>
      <w:tr w:rsidR="006539A8" w14:paraId="5392F69E" w14:textId="77777777" w:rsidTr="00193E17">
        <w:tc>
          <w:tcPr>
            <w:tcW w:w="10435" w:type="dxa"/>
          </w:tcPr>
          <w:p w14:paraId="2A9E4E29" w14:textId="7B41561D" w:rsidR="006539A8" w:rsidRDefault="006539A8" w:rsidP="00193E17">
            <w:pPr>
              <w:pStyle w:val="NormalWeb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m:oMath>
              <m:r>
                <w:rPr>
                  <w:rFonts w:ascii="Cambria Math" w:hAnsi="Cambria Math" w:cs="Calibri"/>
                </w:rPr>
                <m:t xml:space="preserve">          ⟹</m:t>
              </m:r>
            </m:oMath>
            <w:r>
              <w:rPr>
                <w:rFonts w:ascii="Calibri" w:hAnsi="Calibri" w:cs="Calibri"/>
              </w:rPr>
              <w:t xml:space="preserve">           Change of </w:t>
            </w:r>
            <w:r w:rsidRPr="00527F3B">
              <w:rPr>
                <w:rFonts w:ascii="Calibri" w:hAnsi="Calibri" w:cs="Calibri"/>
                <w:b/>
                <w:bCs/>
              </w:rPr>
              <w:t>electric potential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Pr="00527F3B">
              <w:rPr>
                <w:rFonts w:ascii="Calibri" w:hAnsi="Calibri" w:cs="Calibri"/>
                <w:b/>
                <w:bCs/>
              </w:rPr>
              <w:t>energy</w:t>
            </w:r>
          </w:p>
          <w:p w14:paraId="16294C6B" w14:textId="3FA8C8AD" w:rsidR="006539A8" w:rsidRPr="00527F3B" w:rsidRDefault="006539A8" w:rsidP="00193E17">
            <w:pPr>
              <w:pStyle w:val="NormalWeb"/>
              <w:ind w:left="74" w:right="-9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    </w:t>
            </w:r>
            <m:oMath>
              <m:r>
                <w:rPr>
                  <w:rFonts w:ascii="Cambria Math" w:hAnsi="Cambria Math" w:cs="Calibri"/>
                </w:rPr>
                <m:t xml:space="preserve"> </m:t>
              </m:r>
              <m:borderBox>
                <m:borderBoxPr>
                  <m:ctrlPr>
                    <w:ins w:id="45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V</m:t>
                  </m:r>
                  <m:d>
                    <m:dPr>
                      <m:ctrlPr>
                        <w:ins w:id="46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dPr>
                    <m:e>
                      <m:sSub>
                        <m:sSubPr>
                          <m:ctrlPr>
                            <w:ins w:id="47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48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-V</m:t>
                  </m:r>
                  <m:d>
                    <m:dPr>
                      <m:ctrlPr>
                        <w:ins w:id="49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dPr>
                    <m:e>
                      <m:sSub>
                        <m:sSubPr>
                          <m:ctrlPr>
                            <w:ins w:id="50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51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=-</m:t>
                  </m:r>
                  <m:nary>
                    <m:naryPr>
                      <m:limLoc m:val="undOvr"/>
                      <m:ctrlPr>
                        <w:ins w:id="52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naryPr>
                    <m:sub>
                      <m:sSub>
                        <m:sSubPr>
                          <m:ctrlPr>
                            <w:ins w:id="53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54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ins w:id="55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56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sup>
                    <m:e>
                      <m:acc>
                        <m:accPr>
                          <m:chr m:val="⃗"/>
                          <m:ctrlPr>
                            <w:ins w:id="57" w:author="Paola Rebusco" w:date="2023-02-24T10:22:00Z">
                              <w:rPr>
                                <w:rFonts w:ascii="Cambria Math" w:hAnsi="Cambria Math" w:cs="Calibri"/>
                                <w:b/>
                                <w:bCs/>
                                <w:iCs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</w:rPr>
                        <m:t>∙d</m:t>
                      </m:r>
                      <m:acc>
                        <m:accPr>
                          <m:chr m:val="⃗"/>
                          <m:ctrlPr>
                            <w:ins w:id="58" w:author="Paola Rebusco" w:date="2023-02-24T10:22:00Z">
                              <w:rPr>
                                <w:rFonts w:ascii="Cambria Math" w:hAnsi="Cambria Math" w:cs="Calibri"/>
                                <w:b/>
                                <w:bCs/>
                                <w:iCs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alibri"/>
                            </w:rPr>
                            <m:t>s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</w:rPr>
                        <m:t xml:space="preserve"> </m:t>
                      </m:r>
                    </m:e>
                  </m:nary>
                </m:e>
              </m:borderBox>
            </m:oMath>
            <w:r>
              <w:rPr>
                <w:rFonts w:ascii="Calibri" w:hAnsi="Calibri" w:cs="Calibri"/>
              </w:rPr>
              <w:t xml:space="preserve">  </w:t>
            </w:r>
            <w:r w:rsidR="00AC614D">
              <w:rPr>
                <w:rFonts w:ascii="Calibri" w:hAnsi="Calibri" w:cs="Calibri"/>
              </w:rPr>
              <w:t xml:space="preserve">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</w:t>
            </w:r>
            <w:r w:rsidR="00555BBF">
              <w:rPr>
                <w:rFonts w:ascii="Calibri" w:hAnsi="Calibri" w:cs="Calibri"/>
              </w:rPr>
              <w:t xml:space="preserve">      </w:t>
            </w:r>
            <m:oMath>
              <m:borderBox>
                <m:borderBoxPr>
                  <m:ctrlPr>
                    <w:ins w:id="59" w:author="Paola Rebusco" w:date="2023-02-24T10:22:00Z">
                      <w:rPr>
                        <w:rFonts w:ascii="Cambria Math" w:hAnsi="Cambria Math" w:cs="Calibri"/>
                        <w:i/>
                      </w:rPr>
                    </w:ins>
                  </m:ctrlPr>
                </m:borderBoxPr>
                <m:e>
                  <m:r>
                    <w:rPr>
                      <w:rFonts w:ascii="Cambria Math" w:hAnsi="Cambria Math" w:cs="Calibri"/>
                    </w:rPr>
                    <m:t>U</m:t>
                  </m:r>
                  <m:d>
                    <m:dPr>
                      <m:ctrlPr>
                        <w:ins w:id="60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dPr>
                    <m:e>
                      <m:sSub>
                        <m:sSubPr>
                          <m:ctrlPr>
                            <w:ins w:id="61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62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-U</m:t>
                  </m:r>
                  <m:d>
                    <m:dPr>
                      <m:ctrlPr>
                        <w:ins w:id="63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dPr>
                    <m:e>
                      <m:sSub>
                        <m:sSubPr>
                          <m:ctrlPr>
                            <w:ins w:id="64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ins w:id="65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acc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=q</m:t>
                  </m:r>
                  <m:d>
                    <m:dPr>
                      <m:ctrlPr>
                        <w:ins w:id="66" w:author="Paola Rebusco" w:date="2023-02-24T10:22:00Z">
                          <w:rPr>
                            <w:rFonts w:ascii="Cambria Math" w:hAnsi="Cambria Math" w:cs="Calibri"/>
                            <w:i/>
                          </w:rPr>
                        </w:ins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 xml:space="preserve"> V</m:t>
                      </m:r>
                      <m:d>
                        <m:dPr>
                          <m:ctrlPr>
                            <w:ins w:id="67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dPr>
                        <m:e>
                          <m:sSub>
                            <m:sSubPr>
                              <m:ctrlPr>
                                <w:ins w:id="68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ins w:id="69" w:author="Paola Rebusco" w:date="2023-02-24T10:22:00Z"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w:ins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-V</m:t>
                      </m:r>
                      <m:d>
                        <m:dPr>
                          <m:ctrlPr>
                            <w:ins w:id="70" w:author="Paola Rebusco" w:date="2023-02-24T10:22:00Z">
                              <w:rPr>
                                <w:rFonts w:ascii="Cambria Math" w:hAnsi="Cambria Math" w:cs="Calibri"/>
                                <w:i/>
                              </w:rPr>
                            </w:ins>
                          </m:ctrlPr>
                        </m:dPr>
                        <m:e>
                          <m:sSub>
                            <m:sSubPr>
                              <m:ctrlPr>
                                <w:ins w:id="71" w:author="Paola Rebusco" w:date="2023-02-24T10:22:00Z">
                                  <w:rPr>
                                    <w:rFonts w:ascii="Cambria Math" w:hAnsi="Cambria Math" w:cs="Calibri"/>
                                    <w:i/>
                                  </w:rPr>
                                </w:ins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ins w:id="72" w:author="Paola Rebusco" w:date="2023-02-24T10:22:00Z"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w:ins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</m:d>
                </m:e>
              </m:borderBox>
            </m:oMath>
          </w:p>
          <w:p w14:paraId="49657053" w14:textId="77777777" w:rsidR="006539A8" w:rsidRDefault="006539A8" w:rsidP="00193E17">
            <w:pPr>
              <w:pStyle w:val="NormalWeb"/>
              <w:ind w:left="-630" w:right="-900"/>
              <w:rPr>
                <w:rFonts w:ascii="Calibri" w:hAnsi="Calibri" w:cs="Calibri"/>
              </w:rPr>
            </w:pPr>
          </w:p>
        </w:tc>
      </w:tr>
      <w:tr w:rsidR="00555BBF" w14:paraId="782F600F" w14:textId="77777777" w:rsidTr="00555BBF">
        <w:trPr>
          <w:trHeight w:val="1168"/>
        </w:trPr>
        <w:tc>
          <w:tcPr>
            <w:tcW w:w="10435" w:type="dxa"/>
          </w:tcPr>
          <w:p w14:paraId="29A640CB" w14:textId="513D046D" w:rsidR="00555BBF" w:rsidRDefault="00000000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acc>
                <m:accPr>
                  <m:chr m:val="⃗"/>
                  <m:ctrlPr>
                    <w:ins w:id="73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  <w:r w:rsidR="00555BBF">
              <w:rPr>
                <w:rFonts w:ascii="Calibri" w:hAnsi="Calibri" w:cs="Calibri"/>
                <w:b/>
                <w:bCs/>
                <w:iCs/>
              </w:rPr>
              <w:t xml:space="preserve">            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 w:rsidR="00555BBF">
              <w:rPr>
                <w:rFonts w:ascii="Calibri" w:hAnsi="Calibri" w:cs="Calibri"/>
              </w:rPr>
              <w:t xml:space="preserve">                          </w:t>
            </w:r>
            <m:oMath>
              <m:acc>
                <m:accPr>
                  <m:chr m:val="⃗"/>
                  <m:ctrlPr>
                    <w:ins w:id="74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F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Calibri"/>
                </w:rPr>
                <m:t>=</m:t>
              </m:r>
              <m:r>
                <w:rPr>
                  <w:rFonts w:ascii="Cambria Math" w:hAnsi="Cambria Math" w:cs="Calibri"/>
                </w:rPr>
                <m:t>q</m:t>
              </m:r>
              <m:r>
                <m:rPr>
                  <m:sty m:val="bi"/>
                </m:rPr>
                <w:rPr>
                  <w:rFonts w:ascii="Cambria Math" w:hAnsi="Cambria Math" w:cs="Calibri"/>
                </w:rPr>
                <m:t xml:space="preserve"> </m:t>
              </m:r>
              <m:acc>
                <m:accPr>
                  <m:chr m:val="⃗"/>
                  <m:ctrlPr>
                    <w:ins w:id="75" w:author="Paola Rebusco" w:date="2023-02-24T10:22:00Z">
                      <w:rPr>
                        <w:rFonts w:ascii="Cambria Math" w:hAnsi="Cambria Math" w:cs="Calibri"/>
                        <w:b/>
                        <w:bCs/>
                        <w:iCs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</w:rPr>
                    <m:t>E</m:t>
                  </m:r>
                </m:e>
              </m:acc>
            </m:oMath>
          </w:p>
          <w:p w14:paraId="3A26A908" w14:textId="0B212CD8" w:rsidR="00555BBF" w:rsidRDefault="00555BBF" w:rsidP="00555BBF">
            <w:pPr>
              <w:pStyle w:val="NormalWeb"/>
              <w:jc w:val="center"/>
              <w:rPr>
                <w:rFonts w:ascii="Calibri" w:hAnsi="Calibri" w:cs="Calibr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  <w:r>
              <w:rPr>
                <w:rFonts w:ascii="Calibri" w:hAnsi="Calibri" w:cs="Calibri"/>
                <w:iCs/>
              </w:rPr>
              <w:t xml:space="preserve">           </w:t>
            </w:r>
            <w:r w:rsidR="00AC614D">
              <w:rPr>
                <w:rFonts w:ascii="Calibri" w:hAnsi="Calibri" w:cs="Calibri"/>
                <w:iCs/>
              </w:rPr>
              <w:t xml:space="preserve"> </w:t>
            </w:r>
            <w:r>
              <w:rPr>
                <w:rFonts w:ascii="Calibri" w:hAnsi="Calibri" w:cs="Calibri"/>
                <w:iCs/>
              </w:rPr>
              <w:t xml:space="preserve">      </w:t>
            </w:r>
            <m:oMath>
              <m:r>
                <w:rPr>
                  <w:rFonts w:ascii="Cambria Math" w:hAnsi="Cambria Math" w:cs="Calibri"/>
                </w:rPr>
                <m:t>⟹</m:t>
              </m:r>
            </m:oMath>
            <w:r>
              <w:rPr>
                <w:rFonts w:ascii="Calibri" w:hAnsi="Calibri" w:cs="Calibri"/>
              </w:rPr>
              <w:t xml:space="preserve">              </w:t>
            </w:r>
            <w:r w:rsidR="00AC614D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 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U=q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V</m:t>
              </m:r>
            </m:oMath>
          </w:p>
        </w:tc>
      </w:tr>
    </w:tbl>
    <w:p w14:paraId="2756E826" w14:textId="4C14B05A" w:rsidR="006539A8" w:rsidRDefault="006539A8" w:rsidP="00DD7932"/>
    <w:p w14:paraId="3385B652" w14:textId="10C7B060" w:rsidR="006539A8" w:rsidRDefault="00CB7078" w:rsidP="00DD7932">
      <w:r w:rsidRPr="00CB7078">
        <w:rPr>
          <w:b/>
          <w:bCs/>
        </w:rPr>
        <w:t>Remark:</w:t>
      </w:r>
      <w:r>
        <w:t xml:space="preserve"> Because the force is conservative, we can pick any path to calculate the integral of E between two points!!</w:t>
      </w:r>
      <w:r w:rsidR="005D5FCE">
        <w:t xml:space="preserve"> </w:t>
      </w:r>
    </w:p>
    <w:p w14:paraId="4AE49494" w14:textId="3E24C3E3" w:rsidR="00CB7078" w:rsidRDefault="00CB7078" w:rsidP="00DD7932"/>
    <w:p w14:paraId="237BB84E" w14:textId="3A56A651" w:rsidR="00CB7078" w:rsidRDefault="00CB7078" w:rsidP="00DD7932"/>
    <w:p w14:paraId="29373BFB" w14:textId="4704DBC2" w:rsidR="005D5FCE" w:rsidRDefault="005D5FCE" w:rsidP="00DD7932"/>
    <w:p w14:paraId="206F7792" w14:textId="6F4AEA90" w:rsidR="005D5FCE" w:rsidRDefault="005D5FCE" w:rsidP="00DD7932"/>
    <w:p w14:paraId="28157DF1" w14:textId="5B8D421E" w:rsidR="005D5FCE" w:rsidRDefault="005D5FCE" w:rsidP="00DD7932"/>
    <w:p w14:paraId="552E623F" w14:textId="6F7BF38F" w:rsidR="005D5FCE" w:rsidRDefault="005D5FCE" w:rsidP="00DD7932"/>
    <w:p w14:paraId="013BABA4" w14:textId="3A5457ED" w:rsidR="005D5FCE" w:rsidRDefault="005D5FCE" w:rsidP="00DD7932">
      <w:pPr>
        <w:rPr>
          <w:b/>
          <w:bCs/>
        </w:rPr>
      </w:pPr>
      <w:r w:rsidRPr="005D5FCE">
        <w:rPr>
          <w:b/>
          <w:bCs/>
        </w:rPr>
        <w:lastRenderedPageBreak/>
        <w:t>Relat</w:t>
      </w:r>
      <w:r w:rsidR="00D86C2D">
        <w:rPr>
          <w:b/>
          <w:bCs/>
        </w:rPr>
        <w:t>ing</w:t>
      </w:r>
      <w:r w:rsidRPr="005D5FCE">
        <w:rPr>
          <w:b/>
          <w:bCs/>
        </w:rPr>
        <w:t xml:space="preserve"> the electric field lines and the electric potential.</w:t>
      </w:r>
    </w:p>
    <w:p w14:paraId="77D5EAEF" w14:textId="64A2DA84" w:rsidR="005D5FCE" w:rsidRDefault="005D5FCE" w:rsidP="00DD7932">
      <w:pPr>
        <w:rPr>
          <w:b/>
          <w:bCs/>
        </w:rPr>
      </w:pPr>
    </w:p>
    <w:p w14:paraId="66C7EC7F" w14:textId="27CA7B6F" w:rsidR="008B3E58" w:rsidRDefault="008B3E58" w:rsidP="00DD7932">
      <w:pPr>
        <w:rPr>
          <w:b/>
          <w:bCs/>
        </w:rPr>
      </w:pPr>
      <w:r w:rsidRPr="008B3E58">
        <w:rPr>
          <w:b/>
          <w:bCs/>
        </w:rPr>
        <w:t>Walking along a</w:t>
      </w:r>
      <w:r w:rsidR="00845BA3">
        <w:rPr>
          <w:b/>
          <w:bCs/>
        </w:rPr>
        <w:t>n</w:t>
      </w:r>
      <w:r w:rsidRPr="008B3E58">
        <w:rPr>
          <w:b/>
          <w:bCs/>
        </w:rPr>
        <w:t xml:space="preserve"> E-line:</w:t>
      </w:r>
    </w:p>
    <w:p w14:paraId="1DEE2120" w14:textId="77777777" w:rsidR="00B92B1C" w:rsidRDefault="00B92B1C" w:rsidP="00DD7932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5BA3" w14:paraId="51D9313D" w14:textId="77777777" w:rsidTr="00845BA3">
        <w:tc>
          <w:tcPr>
            <w:tcW w:w="4675" w:type="dxa"/>
          </w:tcPr>
          <w:p w14:paraId="10F2B561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7CE4C67" wp14:editId="457B5722">
                  <wp:extent cx="1709553" cy="1383388"/>
                  <wp:effectExtent l="0" t="0" r="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80" cy="13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17CE4" w14:textId="4BE7641C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1-a</w:t>
            </w:r>
          </w:p>
        </w:tc>
        <w:tc>
          <w:tcPr>
            <w:tcW w:w="4675" w:type="dxa"/>
          </w:tcPr>
          <w:p w14:paraId="7C69E0F2" w14:textId="77777777" w:rsidR="00845BA3" w:rsidRDefault="00845BA3" w:rsidP="0041045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D7C518" wp14:editId="56A66DC9">
                  <wp:extent cx="1726446" cy="1397057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11" cy="142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11A41" w14:textId="06F85B85" w:rsidR="00410453" w:rsidRPr="00410453" w:rsidRDefault="00410453" w:rsidP="00410453">
            <w:pPr>
              <w:jc w:val="center"/>
              <w:rPr>
                <w:lang w:val="fr-FR"/>
              </w:rPr>
            </w:pPr>
            <w:r w:rsidRPr="00410453">
              <w:rPr>
                <w:lang w:val="fr-FR"/>
              </w:rPr>
              <w:t>Figure</w:t>
            </w:r>
            <w:r>
              <w:rPr>
                <w:lang w:val="fr-FR"/>
              </w:rPr>
              <w:t xml:space="preserve"> 1-b</w:t>
            </w:r>
          </w:p>
        </w:tc>
      </w:tr>
      <w:tr w:rsidR="00845BA3" w:rsidRPr="00410453" w14:paraId="6D403A50" w14:textId="77777777" w:rsidTr="00B92B1C">
        <w:trPr>
          <w:trHeight w:val="476"/>
        </w:trPr>
        <w:tc>
          <w:tcPr>
            <w:tcW w:w="4675" w:type="dxa"/>
          </w:tcPr>
          <w:p w14:paraId="1442D44B" w14:textId="6A1062C7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ins w:id="76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∥ 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ins w:id="77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ins w:id="78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ins w:id="79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&gt;0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ins w:id="80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&lt;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  <w:tc>
          <w:tcPr>
            <w:tcW w:w="4675" w:type="dxa"/>
          </w:tcPr>
          <w:p w14:paraId="62D700A2" w14:textId="443C7626" w:rsidR="00845BA3" w:rsidRPr="00410453" w:rsidRDefault="00000000" w:rsidP="00B92B1C">
            <w:pPr>
              <w:rPr>
                <w:lang w:val="fr-FR"/>
              </w:rPr>
            </w:pPr>
            <m:oMathPara>
              <m:oMath>
                <m:acc>
                  <m:accPr>
                    <m:chr m:val="⃗"/>
                    <m:ctrlPr>
                      <w:ins w:id="81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∦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ins w:id="82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⟹</m:t>
                </m:r>
                <m:acc>
                  <m:accPr>
                    <m:chr m:val="⃗"/>
                    <m:ctrlPr>
                      <w:ins w:id="83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⋅</m:t>
                </m:r>
                <m:r>
                  <w:rPr>
                    <w:rFonts w:ascii="Cambria Math" w:hAnsi="Cambria Math"/>
                  </w:rPr>
                  <m:t>d</m:t>
                </m:r>
                <m:acc>
                  <m:accPr>
                    <m:chr m:val="⃗"/>
                    <m:ctrlPr>
                      <w:ins w:id="84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acc>
                <m:r>
                  <w:rPr>
                    <w:rFonts w:ascii="Cambria Math" w:hAnsi="Cambria Math"/>
                    <w:lang w:val="fr-FR"/>
                  </w:rPr>
                  <m:t>&lt;0</m:t>
                </m:r>
                <m:r>
                  <w:rPr>
                    <w:rFonts w:ascii="Cambria Math" w:hAnsi="Cambria Math"/>
                  </w:rPr>
                  <m:t>⟹V</m:t>
                </m:r>
                <m:d>
                  <m:dPr>
                    <m:ctrlPr>
                      <w:ins w:id="85" w:author="Paola Rebusco" w:date="2023-02-24T10:22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&gt;</m:t>
                </m:r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</w:tr>
    </w:tbl>
    <w:p w14:paraId="130F87B9" w14:textId="77777777" w:rsidR="00845BA3" w:rsidRPr="00410453" w:rsidRDefault="00845BA3" w:rsidP="00DD7932">
      <w:pPr>
        <w:rPr>
          <w:b/>
          <w:bCs/>
          <w:lang w:val="fr-FR"/>
        </w:rPr>
      </w:pPr>
    </w:p>
    <w:p w14:paraId="16C5136B" w14:textId="77777777" w:rsidR="008B3E58" w:rsidRPr="00410453" w:rsidRDefault="008B3E58" w:rsidP="00DD7932">
      <w:pPr>
        <w:rPr>
          <w:lang w:val="fr-FR"/>
        </w:rPr>
      </w:pPr>
    </w:p>
    <w:p w14:paraId="56A5F85B" w14:textId="7F4C238B" w:rsidR="005D5FCE" w:rsidRDefault="005D5FCE" w:rsidP="00DD7932">
      <w:r w:rsidRPr="00D86C2D">
        <w:t xml:space="preserve">Consider a </w:t>
      </w:r>
      <w:r w:rsidR="00D86C2D">
        <w:t xml:space="preserve">region in space with and E-field represented by the field lines in Figure 1. Pick points </w:t>
      </w:r>
      <w:r w:rsidR="006E00E1">
        <w:t>A</w:t>
      </w:r>
      <w:r w:rsidR="00D86C2D">
        <w:t xml:space="preserve"> and </w:t>
      </w:r>
      <w:r w:rsidR="006E00E1">
        <w:t>B</w:t>
      </w:r>
      <w:r w:rsidR="00D86C2D">
        <w:t xml:space="preserve"> as shown</w:t>
      </w:r>
      <w:r w:rsidR="008B3E58">
        <w:t>, figure 1-a</w:t>
      </w:r>
      <w:r w:rsidR="00D86C2D">
        <w:t>. We can calculate the change of electric potential between the points as:</w:t>
      </w:r>
    </w:p>
    <w:p w14:paraId="507FB31F" w14:textId="4E077C83" w:rsidR="00D86C2D" w:rsidRDefault="00D86C2D" w:rsidP="00DD7932"/>
    <w:p w14:paraId="10408123" w14:textId="1E429FF1" w:rsidR="00D86C2D" w:rsidRPr="00D86C2D" w:rsidRDefault="00D86C2D" w:rsidP="00DD793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ins w:id="8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87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ins w:id="88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ins w:id="89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ins w:id="90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6F741A94" w14:textId="77777777" w:rsidR="00DC1CDC" w:rsidRDefault="00DC1CDC" w:rsidP="00DD7932"/>
    <w:p w14:paraId="29CA8144" w14:textId="535A4998" w:rsidR="00AC614D" w:rsidRDefault="00DC1CDC" w:rsidP="00DD7932">
      <w:r>
        <w:t>Without doing the integral</w:t>
      </w:r>
      <w:r w:rsidR="008B3E58">
        <w:t xml:space="preserve"> we can see that</w:t>
      </w:r>
      <w:r>
        <w:t xml:space="preserve"> moving from A to B along the E-line,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ins w:id="91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is </w:t>
      </w:r>
      <w:r>
        <w:t xml:space="preserve">parallel to </w:t>
      </w:r>
      <m:oMath>
        <m:acc>
          <m:accPr>
            <m:chr m:val="⃗"/>
            <m:ctrlPr>
              <w:ins w:id="92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 w:rsidR="008B3E58">
        <w:t xml:space="preserve"> at any point</w:t>
      </w:r>
      <w:r>
        <w:t>:</w:t>
      </w:r>
    </w:p>
    <w:p w14:paraId="296E43E8" w14:textId="062FEDEE" w:rsidR="00DC1CDC" w:rsidRDefault="00DC1CDC" w:rsidP="00DD7932"/>
    <w:p w14:paraId="77C78459" w14:textId="61D7CEFD" w:rsidR="00DC1CDC" w:rsidRDefault="00DC1CDC" w:rsidP="00DD7932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ins w:id="93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∥ d</m:t>
          </m:r>
          <m:acc>
            <m:accPr>
              <m:chr m:val="⃗"/>
              <m:ctrlPr>
                <w:ins w:id="9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ins w:id="95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ins w:id="9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&gt;0</m:t>
          </m:r>
        </m:oMath>
      </m:oMathPara>
    </w:p>
    <w:p w14:paraId="2311F7D4" w14:textId="30C64C49" w:rsidR="006539A8" w:rsidRDefault="006539A8" w:rsidP="00DD7932"/>
    <w:p w14:paraId="42696935" w14:textId="09A4B0AB" w:rsidR="00953E6D" w:rsidRDefault="00953E6D" w:rsidP="00DD7932">
      <w:r>
        <w:t>As a result, the integral is positive and the change of electric potential is negative:</w:t>
      </w:r>
    </w:p>
    <w:p w14:paraId="0E1A4D6A" w14:textId="77777777" w:rsidR="00953E6D" w:rsidRDefault="00953E6D" w:rsidP="00DD7932"/>
    <w:p w14:paraId="330C5D4E" w14:textId="7A523156" w:rsidR="00953E6D" w:rsidRPr="00D86C2D" w:rsidRDefault="00953E6D" w:rsidP="00953E6D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ins w:id="97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98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ins w:id="99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limLowPr>
            <m:e>
              <m:groupChr>
                <m:groupChrPr>
                  <m:ctrlPr>
                    <w:ins w:id="100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groupChrPr>
                <m:e>
                  <m:nary>
                    <m:naryPr>
                      <m:limLoc m:val="undOvr"/>
                      <m:ctrlPr>
                        <w:ins w:id="101" w:author="Paola Rebusco" w:date="2023-02-24T10:2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ins w:id="102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ins w:id="103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&gt;0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ins w:id="10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05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&lt;0 ⟹ V</m:t>
          </m:r>
          <m:d>
            <m:dPr>
              <m:ctrlPr>
                <w:ins w:id="10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&lt;V</m:t>
          </m:r>
          <m:d>
            <m:dPr>
              <m:ctrlPr>
                <w:ins w:id="107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2800C02C" w14:textId="3FD919C6" w:rsidR="00D86C2D" w:rsidRDefault="00D86C2D" w:rsidP="00DD7932"/>
    <w:p w14:paraId="06BE86D7" w14:textId="6967FBBE" w:rsidR="00D86C2D" w:rsidRDefault="00953E6D" w:rsidP="00DD7932">
      <w:r>
        <w:t xml:space="preserve">Moving </w:t>
      </w:r>
      <w:r w:rsidR="00845BA3">
        <w:t xml:space="preserve">along an E-line, </w:t>
      </w:r>
      <w:r w:rsidRPr="007E7F69">
        <w:rPr>
          <w:b/>
          <w:bCs/>
          <w:rPrChange w:id="108" w:author="Paola Rebusco" w:date="2023-02-24T10:23:00Z">
            <w:rPr/>
          </w:rPrChange>
        </w:rPr>
        <w:t>in the same direction as the E-</w:t>
      </w:r>
      <w:r w:rsidR="00845BA3" w:rsidRPr="007E7F69">
        <w:rPr>
          <w:b/>
          <w:bCs/>
          <w:rPrChange w:id="109" w:author="Paola Rebusco" w:date="2023-02-24T10:23:00Z">
            <w:rPr/>
          </w:rPrChange>
        </w:rPr>
        <w:t>field</w:t>
      </w:r>
      <w:r w:rsidRPr="007E7F69">
        <w:rPr>
          <w:b/>
          <w:bCs/>
          <w:rPrChange w:id="110" w:author="Paola Rebusco" w:date="2023-02-24T10:23:00Z">
            <w:rPr/>
          </w:rPrChange>
        </w:rPr>
        <w:t xml:space="preserve">, </w:t>
      </w:r>
      <w:r w:rsidR="008B3E58" w:rsidRPr="007E7F69">
        <w:rPr>
          <w:b/>
          <w:bCs/>
          <w:rPrChange w:id="111" w:author="Paola Rebusco" w:date="2023-02-24T10:23:00Z">
            <w:rPr/>
          </w:rPrChange>
        </w:rPr>
        <w:t>the electric potential decreases!!!</w:t>
      </w:r>
      <w:r w:rsidR="008B3E58">
        <w:t xml:space="preserve"> </w:t>
      </w:r>
    </w:p>
    <w:p w14:paraId="56F70432" w14:textId="5D68E8B3" w:rsidR="008B3E58" w:rsidRDefault="008B3E58" w:rsidP="00DD7932"/>
    <w:p w14:paraId="2470CEF4" w14:textId="7AEA34A2" w:rsidR="008B3E58" w:rsidRDefault="008B3E58" w:rsidP="008B3E58">
      <w:r>
        <w:t xml:space="preserve">Consider now the change of electric potential between points C and D in figure 1-b.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ins w:id="112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antiparallel to </w:t>
      </w:r>
      <m:oMath>
        <m:acc>
          <m:accPr>
            <m:chr m:val="⃗"/>
            <m:ctrlPr>
              <w:ins w:id="113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 at any point:</w:t>
      </w:r>
    </w:p>
    <w:p w14:paraId="16C03492" w14:textId="77777777" w:rsidR="008B3E58" w:rsidRDefault="008B3E58" w:rsidP="008B3E58"/>
    <w:p w14:paraId="10BE986D" w14:textId="12FCA28D" w:rsidR="008B3E58" w:rsidRDefault="00000000" w:rsidP="008B3E58">
      <m:oMathPara>
        <m:oMath>
          <m:acc>
            <m:accPr>
              <m:chr m:val="⃗"/>
              <m:ctrlPr>
                <w:ins w:id="11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 xml:space="preserve"> ∦d</m:t>
          </m:r>
          <m:acc>
            <m:accPr>
              <m:chr m:val="⃗"/>
              <m:ctrlPr>
                <w:ins w:id="115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ins w:id="11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ins w:id="117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&lt;0</m:t>
          </m:r>
        </m:oMath>
      </m:oMathPara>
    </w:p>
    <w:p w14:paraId="1CB40281" w14:textId="66AD74EB" w:rsidR="008B3E58" w:rsidRDefault="008B3E58" w:rsidP="00DD7932"/>
    <w:p w14:paraId="18589FC6" w14:textId="645EEA12" w:rsidR="008E1CA2" w:rsidRDefault="008E1CA2" w:rsidP="00B92B1C">
      <w:r>
        <w:lastRenderedPageBreak/>
        <w:t>As a result, the integral is negative and the change of electric potential is positive:</w:t>
      </w:r>
    </w:p>
    <w:p w14:paraId="1AF63823" w14:textId="10D65373" w:rsidR="008E1CA2" w:rsidRPr="00D86C2D" w:rsidRDefault="008E1CA2" w:rsidP="008E1CA2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ins w:id="118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19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ins w:id="120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limLowPr>
            <m:e>
              <m:groupChr>
                <m:groupChrPr>
                  <m:ctrlPr>
                    <w:ins w:id="121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groupChrPr>
                <m:e>
                  <m:nary>
                    <m:naryPr>
                      <m:limLoc m:val="undOvr"/>
                      <m:ctrlPr>
                        <w:ins w:id="122" w:author="Paola Rebusco" w:date="2023-02-24T10:2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acc>
                        <m:accPr>
                          <m:chr m:val="⃗"/>
                          <m:ctrlPr>
                            <w:ins w:id="123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ins w:id="124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&lt;0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ins w:id="125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2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&gt;0 ⟹ V</m:t>
          </m:r>
          <m:d>
            <m:dPr>
              <m:ctrlPr>
                <w:ins w:id="127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&gt;V</m:t>
          </m:r>
          <m:d>
            <m:dPr>
              <m:ctrlPr>
                <w:ins w:id="128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16907BA3" w14:textId="3FE3D383" w:rsidR="00D86C2D" w:rsidRDefault="00D86C2D" w:rsidP="00DD7932"/>
    <w:p w14:paraId="6C6D1A4C" w14:textId="387EF171" w:rsidR="00845BA3" w:rsidRPr="007E7F69" w:rsidRDefault="00845BA3" w:rsidP="00845BA3">
      <w:pPr>
        <w:rPr>
          <w:b/>
          <w:bCs/>
          <w:rPrChange w:id="129" w:author="Paola Rebusco" w:date="2023-02-24T10:24:00Z">
            <w:rPr/>
          </w:rPrChange>
        </w:rPr>
      </w:pPr>
      <w:r w:rsidRPr="007E7F69">
        <w:rPr>
          <w:b/>
          <w:bCs/>
          <w:rPrChange w:id="130" w:author="Paola Rebusco" w:date="2023-02-24T10:24:00Z">
            <w:rPr/>
          </w:rPrChange>
        </w:rPr>
        <w:t xml:space="preserve">Moving </w:t>
      </w:r>
      <w:r>
        <w:t xml:space="preserve">along an E-line, </w:t>
      </w:r>
      <w:r w:rsidRPr="007E7F69">
        <w:rPr>
          <w:b/>
          <w:bCs/>
          <w:rPrChange w:id="131" w:author="Paola Rebusco" w:date="2023-02-24T10:24:00Z">
            <w:rPr/>
          </w:rPrChange>
        </w:rPr>
        <w:t xml:space="preserve">in the opposite direction as the E-field, the electric potential increases!! </w:t>
      </w:r>
    </w:p>
    <w:p w14:paraId="32F98C66" w14:textId="2A8BFD06" w:rsidR="00D86C2D" w:rsidRDefault="00D86C2D" w:rsidP="00DD7932"/>
    <w:p w14:paraId="57768C18" w14:textId="49D9973B" w:rsidR="00D86C2D" w:rsidRPr="00B92B1C" w:rsidRDefault="00B92B1C" w:rsidP="00DD7932">
      <w:pPr>
        <w:rPr>
          <w:b/>
          <w:bCs/>
        </w:rPr>
      </w:pPr>
      <w:r w:rsidRPr="00B92B1C">
        <w:rPr>
          <w:b/>
          <w:bCs/>
        </w:rPr>
        <w:t>Remarks:</w:t>
      </w:r>
    </w:p>
    <w:p w14:paraId="31D58EE6" w14:textId="77777777" w:rsidR="00B92B1C" w:rsidRDefault="00B92B1C" w:rsidP="00DD7932"/>
    <w:p w14:paraId="76B2B9CA" w14:textId="6EF5749A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same direction as the E-field, the electric potential decreases!! </w:t>
      </w:r>
    </w:p>
    <w:p w14:paraId="532DD32F" w14:textId="68D7CEBD" w:rsidR="00B92B1C" w:rsidRDefault="00B92B1C" w:rsidP="00B92B1C">
      <w:pPr>
        <w:pStyle w:val="ListParagraph"/>
        <w:numPr>
          <w:ilvl w:val="0"/>
          <w:numId w:val="2"/>
        </w:numPr>
      </w:pPr>
      <w:r>
        <w:t xml:space="preserve">Moving along an E-line, in the opposite direction as the E-field, the electric potential increases!! </w:t>
      </w:r>
    </w:p>
    <w:p w14:paraId="3A2329EA" w14:textId="0E362C1B" w:rsidR="00B92B1C" w:rsidRDefault="00B92B1C" w:rsidP="00B92B1C">
      <w:pPr>
        <w:pStyle w:val="ListParagraph"/>
        <w:numPr>
          <w:ilvl w:val="0"/>
          <w:numId w:val="2"/>
        </w:numPr>
      </w:pPr>
      <w:r>
        <w:t>E-lines flow from a region of high electric potential to a region of low electric potential.</w:t>
      </w:r>
    </w:p>
    <w:p w14:paraId="18324498" w14:textId="77777777" w:rsidR="00B92B1C" w:rsidRDefault="00B92B1C" w:rsidP="00DD7932"/>
    <w:p w14:paraId="0A574902" w14:textId="5DFB42EC" w:rsidR="00D86C2D" w:rsidRDefault="00D86C2D" w:rsidP="00DD7932"/>
    <w:p w14:paraId="0B433C37" w14:textId="0B4F3328" w:rsidR="00D50375" w:rsidRDefault="00D50375" w:rsidP="00DD7932">
      <w:r w:rsidRPr="007E7F69">
        <w:rPr>
          <w:b/>
          <w:bCs/>
          <w:rPrChange w:id="132" w:author="Paola Rebusco" w:date="2023-02-24T10:24:00Z">
            <w:rPr/>
          </w:rPrChange>
        </w:rPr>
        <w:t>Question</w:t>
      </w:r>
      <w:r w:rsidR="00BF02DC" w:rsidRPr="007E7F69">
        <w:rPr>
          <w:b/>
          <w:bCs/>
          <w:rPrChange w:id="133" w:author="Paola Rebusco" w:date="2023-02-24T10:24:00Z">
            <w:rPr/>
          </w:rPrChange>
        </w:rPr>
        <w:t xml:space="preserve"> 1</w:t>
      </w:r>
      <w:r w:rsidRPr="007E7F69">
        <w:rPr>
          <w:b/>
          <w:bCs/>
          <w:rPrChange w:id="134" w:author="Paola Rebusco" w:date="2023-02-24T10:24:00Z">
            <w:rPr/>
          </w:rPrChange>
        </w:rPr>
        <w:t>:</w:t>
      </w:r>
      <w:r w:rsidRPr="00D50375">
        <w:t xml:space="preserve"> A positive charge moves along </w:t>
      </w:r>
      <w:r>
        <w:t>an E-line in the same direction as the E-field, its potential energy:</w:t>
      </w:r>
    </w:p>
    <w:p w14:paraId="53C3BAC2" w14:textId="16E0939A" w:rsidR="00D50375" w:rsidRDefault="00D50375" w:rsidP="00DD7932"/>
    <w:p w14:paraId="408B2D5F" w14:textId="295075E7" w:rsidR="00D50375" w:rsidRDefault="00D50375" w:rsidP="00DD7932">
      <w:r>
        <w:t>Increases</w:t>
      </w:r>
    </w:p>
    <w:p w14:paraId="4151F485" w14:textId="4EE94A43" w:rsidR="00D50375" w:rsidRDefault="00D50375" w:rsidP="00DD7932">
      <w:r>
        <w:t>Stays de same</w:t>
      </w:r>
    </w:p>
    <w:p w14:paraId="66D2BDB6" w14:textId="1929276B" w:rsidR="00D50375" w:rsidRPr="00D50375" w:rsidRDefault="00D50375" w:rsidP="00DD7932">
      <w:r>
        <w:t>Decreases</w:t>
      </w:r>
    </w:p>
    <w:p w14:paraId="62D37237" w14:textId="04DB45FC" w:rsidR="00D86C2D" w:rsidRDefault="00D86C2D" w:rsidP="00DD7932"/>
    <w:p w14:paraId="261BCBE1" w14:textId="52F8B12A" w:rsidR="00BF02DC" w:rsidRDefault="00BF02DC" w:rsidP="00BF02DC">
      <w:r w:rsidRPr="007E7F69">
        <w:rPr>
          <w:b/>
          <w:bCs/>
          <w:rPrChange w:id="135" w:author="Paola Rebusco" w:date="2023-02-24T10:24:00Z">
            <w:rPr/>
          </w:rPrChange>
        </w:rPr>
        <w:t>Question 2:</w:t>
      </w:r>
      <w:r w:rsidRPr="00D50375">
        <w:t xml:space="preserve"> A positive charge moves along </w:t>
      </w:r>
      <w:r>
        <w:t xml:space="preserve">an E-line in the same direction as the E-field, the work done by the electric force </w:t>
      </w:r>
    </w:p>
    <w:p w14:paraId="13694FD5" w14:textId="77777777" w:rsidR="00BF02DC" w:rsidRDefault="00BF02DC" w:rsidP="00BF02DC"/>
    <w:p w14:paraId="4A2850BB" w14:textId="0620576F" w:rsidR="00BF02DC" w:rsidRDefault="00BF02DC" w:rsidP="00BF02DC">
      <w:r>
        <w:t>Positive</w:t>
      </w:r>
    </w:p>
    <w:p w14:paraId="07ADF22D" w14:textId="3536993B" w:rsidR="00BF02DC" w:rsidRDefault="00BF02DC" w:rsidP="00BF02DC">
      <w:r>
        <w:t>Zero</w:t>
      </w:r>
    </w:p>
    <w:p w14:paraId="37304C77" w14:textId="75E7736D" w:rsidR="00BF02DC" w:rsidRPr="00D50375" w:rsidRDefault="00BF02DC" w:rsidP="00BF02DC">
      <w:r>
        <w:t>Negative</w:t>
      </w:r>
    </w:p>
    <w:p w14:paraId="6B18810D" w14:textId="77777777" w:rsidR="00BF02DC" w:rsidRPr="00D50375" w:rsidRDefault="00BF02DC" w:rsidP="00DD7932"/>
    <w:p w14:paraId="12FD7D8D" w14:textId="77777777" w:rsidR="00410453" w:rsidRDefault="00410453" w:rsidP="00DD7932">
      <w:pPr>
        <w:rPr>
          <w:b/>
          <w:bCs/>
        </w:rPr>
      </w:pPr>
    </w:p>
    <w:p w14:paraId="4DEEE58D" w14:textId="77777777" w:rsidR="00410453" w:rsidRDefault="00410453" w:rsidP="00DD7932">
      <w:pPr>
        <w:rPr>
          <w:b/>
          <w:bCs/>
        </w:rPr>
      </w:pPr>
    </w:p>
    <w:p w14:paraId="6D9104DE" w14:textId="77777777" w:rsidR="00410453" w:rsidRDefault="00410453" w:rsidP="00DD7932">
      <w:pPr>
        <w:rPr>
          <w:b/>
          <w:bCs/>
        </w:rPr>
      </w:pPr>
    </w:p>
    <w:p w14:paraId="6B06FEF9" w14:textId="77777777" w:rsidR="00410453" w:rsidRDefault="00410453" w:rsidP="00DD7932">
      <w:pPr>
        <w:rPr>
          <w:b/>
          <w:bCs/>
        </w:rPr>
      </w:pPr>
    </w:p>
    <w:p w14:paraId="2628BBF9" w14:textId="77777777" w:rsidR="00410453" w:rsidRDefault="00410453" w:rsidP="00DD7932">
      <w:pPr>
        <w:rPr>
          <w:b/>
          <w:bCs/>
        </w:rPr>
      </w:pPr>
    </w:p>
    <w:p w14:paraId="7A6977DB" w14:textId="77777777" w:rsidR="00410453" w:rsidRDefault="00410453" w:rsidP="00DD7932">
      <w:pPr>
        <w:rPr>
          <w:b/>
          <w:bCs/>
        </w:rPr>
      </w:pPr>
    </w:p>
    <w:p w14:paraId="0C0834CC" w14:textId="77777777" w:rsidR="00410453" w:rsidRDefault="00410453" w:rsidP="00DD7932">
      <w:pPr>
        <w:rPr>
          <w:b/>
          <w:bCs/>
        </w:rPr>
      </w:pPr>
    </w:p>
    <w:p w14:paraId="347DBF30" w14:textId="77777777" w:rsidR="00410453" w:rsidRDefault="00410453" w:rsidP="00DD7932">
      <w:pPr>
        <w:rPr>
          <w:b/>
          <w:bCs/>
        </w:rPr>
      </w:pPr>
    </w:p>
    <w:p w14:paraId="7912C7B6" w14:textId="77777777" w:rsidR="00410453" w:rsidRDefault="00410453" w:rsidP="00DD7932">
      <w:pPr>
        <w:rPr>
          <w:b/>
          <w:bCs/>
        </w:rPr>
      </w:pPr>
    </w:p>
    <w:p w14:paraId="580CF104" w14:textId="77777777" w:rsidR="00410453" w:rsidRDefault="00410453" w:rsidP="00DD7932">
      <w:pPr>
        <w:rPr>
          <w:b/>
          <w:bCs/>
        </w:rPr>
      </w:pPr>
    </w:p>
    <w:p w14:paraId="6F0E98CD" w14:textId="77777777" w:rsidR="00410453" w:rsidRDefault="00410453" w:rsidP="00DD7932">
      <w:pPr>
        <w:rPr>
          <w:b/>
          <w:bCs/>
        </w:rPr>
      </w:pPr>
    </w:p>
    <w:p w14:paraId="55D567BD" w14:textId="77777777" w:rsidR="00410453" w:rsidRDefault="00410453" w:rsidP="00DD7932">
      <w:pPr>
        <w:rPr>
          <w:b/>
          <w:bCs/>
        </w:rPr>
      </w:pPr>
    </w:p>
    <w:p w14:paraId="5FD6FF70" w14:textId="77777777" w:rsidR="00410453" w:rsidRDefault="00410453" w:rsidP="00DD7932">
      <w:pPr>
        <w:rPr>
          <w:b/>
          <w:bCs/>
        </w:rPr>
      </w:pPr>
    </w:p>
    <w:p w14:paraId="59592E51" w14:textId="76F99506" w:rsidR="00D86C2D" w:rsidRDefault="00F3602F" w:rsidP="00DD7932">
      <w:pPr>
        <w:rPr>
          <w:b/>
          <w:bCs/>
        </w:rPr>
      </w:pPr>
      <w:r w:rsidRPr="00BF02DC">
        <w:rPr>
          <w:b/>
          <w:bCs/>
        </w:rPr>
        <w:t xml:space="preserve">Moving perpendicularly to </w:t>
      </w:r>
      <w:r w:rsidR="00410453">
        <w:rPr>
          <w:b/>
          <w:bCs/>
        </w:rPr>
        <w:t>the</w:t>
      </w:r>
      <w:r w:rsidRPr="00BF02DC">
        <w:rPr>
          <w:b/>
          <w:bCs/>
        </w:rPr>
        <w:t xml:space="preserve"> E-line</w:t>
      </w:r>
      <w:r w:rsidR="00410453">
        <w:rPr>
          <w:b/>
          <w:bCs/>
        </w:rPr>
        <w:t>s</w:t>
      </w:r>
      <w:r w:rsidRPr="00BF02DC">
        <w:rPr>
          <w:b/>
          <w:bCs/>
        </w:rPr>
        <w:t>:</w:t>
      </w:r>
    </w:p>
    <w:p w14:paraId="0AE18689" w14:textId="08F2F95C" w:rsidR="00BF02DC" w:rsidRDefault="00BF02DC" w:rsidP="00DD7932">
      <w:pPr>
        <w:rPr>
          <w:b/>
          <w:bCs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6390"/>
      </w:tblGrid>
      <w:tr w:rsidR="00BF02DC" w14:paraId="6AF1F477" w14:textId="77777777" w:rsidTr="00410453">
        <w:tc>
          <w:tcPr>
            <w:tcW w:w="6390" w:type="dxa"/>
          </w:tcPr>
          <w:p w14:paraId="41295D6D" w14:textId="1FCF0579" w:rsidR="00BF02DC" w:rsidRDefault="00BF02DC" w:rsidP="00BF02D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411AADA" wp14:editId="39BED051">
                  <wp:extent cx="2337163" cy="1799111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907" cy="18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2DC" w14:paraId="293760AF" w14:textId="77777777" w:rsidTr="00410453">
        <w:tc>
          <w:tcPr>
            <w:tcW w:w="6390" w:type="dxa"/>
          </w:tcPr>
          <w:p w14:paraId="5F3C5936" w14:textId="6D751124" w:rsidR="00410453" w:rsidRPr="00410453" w:rsidRDefault="00410453" w:rsidP="00410453">
            <w:r w:rsidRPr="00410453">
              <w:t xml:space="preserve">Figure 2. </w:t>
            </w:r>
            <w:ins w:id="136" w:author="Paola Rebusco" w:date="2023-02-24T10:24:00Z">
              <w:r w:rsidR="007E7F69">
                <w:t>The d</w:t>
              </w:r>
            </w:ins>
            <w:del w:id="137" w:author="Paola Rebusco" w:date="2023-02-24T10:24:00Z">
              <w:r w:rsidRPr="00410453" w:rsidDel="007E7F69">
                <w:delText>D</w:delText>
              </w:r>
            </w:del>
            <w:r w:rsidRPr="00410453">
              <w:t xml:space="preserve">otted line is </w:t>
            </w:r>
            <w:del w:id="138" w:author="Paola Rebusco" w:date="2023-02-24T10:25:00Z">
              <w:r w:rsidRPr="00410453" w:rsidDel="007E7F69">
                <w:delText xml:space="preserve">at any point </w:delText>
              </w:r>
            </w:del>
            <w:r w:rsidRPr="00410453">
              <w:t>perpendicular to the field</w:t>
            </w:r>
            <w:ins w:id="139" w:author="Paola Rebusco" w:date="2023-02-24T10:25:00Z">
              <w:r w:rsidR="007E7F69">
                <w:t xml:space="preserve"> </w:t>
              </w:r>
              <w:r w:rsidR="007E7F69" w:rsidRPr="00410453">
                <w:t xml:space="preserve">at </w:t>
              </w:r>
              <w:r w:rsidR="007E7F69">
                <w:t>every</w:t>
              </w:r>
              <w:r w:rsidR="007E7F69" w:rsidRPr="00410453">
                <w:t xml:space="preserve"> point</w:t>
              </w:r>
            </w:ins>
          </w:p>
        </w:tc>
      </w:tr>
    </w:tbl>
    <w:p w14:paraId="74AC4B25" w14:textId="6BA1A206" w:rsidR="00F3602F" w:rsidRDefault="00F3602F" w:rsidP="00DD7932">
      <w:pPr>
        <w:rPr>
          <w:b/>
          <w:bCs/>
        </w:rPr>
      </w:pPr>
    </w:p>
    <w:p w14:paraId="6B9DBC23" w14:textId="49D28198" w:rsidR="00FC3B4E" w:rsidRDefault="00410453" w:rsidP="00FC3B4E">
      <w:r>
        <w:t xml:space="preserve">Starting at point A we move to point B along a line that is at </w:t>
      </w:r>
      <w:ins w:id="140" w:author="Paola Rebusco" w:date="2023-02-24T10:25:00Z">
        <w:r w:rsidR="007E7F69">
          <w:t>ever</w:t>
        </w:r>
      </w:ins>
      <w:del w:id="141" w:author="Paola Rebusco" w:date="2023-02-24T10:25:00Z">
        <w:r w:rsidDel="007E7F69">
          <w:delText>an</w:delText>
        </w:r>
      </w:del>
      <w:r>
        <w:t>y point perpendicular to the E-lines, the dotted line in figure 2.</w:t>
      </w:r>
      <w:r w:rsidR="00FC3B4E">
        <w:t xml:space="preserve"> The change of electric potential between A and B:</w:t>
      </w:r>
    </w:p>
    <w:p w14:paraId="7A3619F6" w14:textId="35467906" w:rsidR="00FC3B4E" w:rsidRPr="00D86C2D" w:rsidRDefault="00FC3B4E" w:rsidP="00FC3B4E">
      <w:r w:rsidRPr="00FC3B4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ins w:id="142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43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 -</m:t>
          </m:r>
          <m:nary>
            <m:naryPr>
              <m:limLoc m:val="undOvr"/>
              <m:ctrlPr>
                <w:ins w:id="14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acc>
                <m:accPr>
                  <m:chr m:val="⃗"/>
                  <m:ctrlPr>
                    <w:ins w:id="145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⋅d</m:t>
              </m:r>
              <m:acc>
                <m:accPr>
                  <m:chr m:val="⃗"/>
                  <m:ctrlPr>
                    <w:ins w:id="146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088EEF20" w14:textId="77777777" w:rsidR="00FC3B4E" w:rsidRDefault="00FC3B4E" w:rsidP="00FC3B4E"/>
    <w:p w14:paraId="6E7862BB" w14:textId="76694AA0" w:rsidR="00FC3B4E" w:rsidRDefault="00FC3B4E" w:rsidP="00FC3B4E">
      <w:r>
        <w:t>At any point along this path</w:t>
      </w:r>
      <w:ins w:id="147" w:author="Analia Barrantes" w:date="2023-02-24T12:11:00Z">
        <w:r w:rsidR="003360CC">
          <w:t>,</w:t>
        </w:r>
      </w:ins>
      <w:r>
        <w:t xml:space="preserve">  the element of path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ins w:id="148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 xml:space="preserve">is perpendicular to </w:t>
      </w:r>
      <m:oMath>
        <m:acc>
          <m:accPr>
            <m:chr m:val="⃗"/>
            <m:ctrlPr>
              <w:ins w:id="149" w:author="Paola Rebusco" w:date="2023-02-24T10:22:00Z">
                <w:rPr>
                  <w:rFonts w:ascii="Cambria Math" w:hAnsi="Cambria Math"/>
                  <w:i/>
                </w:rPr>
              </w:ins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:</w:t>
      </w:r>
    </w:p>
    <w:p w14:paraId="1B70A469" w14:textId="77777777" w:rsidR="00FC3B4E" w:rsidRDefault="00FC3B4E" w:rsidP="00FC3B4E"/>
    <w:p w14:paraId="4B600904" w14:textId="5CB3E5E6" w:rsidR="00FC3B4E" w:rsidRDefault="00FC3B4E" w:rsidP="00FC3B4E"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ins w:id="150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 d</m:t>
          </m:r>
          <m:acc>
            <m:accPr>
              <m:chr m:val="⃗"/>
              <m:ctrlPr>
                <w:ins w:id="151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⟹</m:t>
          </m:r>
          <m:acc>
            <m:accPr>
              <m:chr m:val="⃗"/>
              <m:ctrlPr>
                <w:ins w:id="152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⋅d</m:t>
          </m:r>
          <m:acc>
            <m:accPr>
              <m:chr m:val="⃗"/>
              <m:ctrlPr>
                <w:ins w:id="153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3E46B31F" w14:textId="77777777" w:rsidR="00FC3B4E" w:rsidRDefault="00FC3B4E" w:rsidP="00FC3B4E"/>
    <w:p w14:paraId="39528FD8" w14:textId="7928A48F" w:rsidR="00FC3B4E" w:rsidRDefault="00FC3B4E" w:rsidP="00FC3B4E">
      <w:r>
        <w:t xml:space="preserve">As a result, the integral is zero: </w:t>
      </w:r>
    </w:p>
    <w:p w14:paraId="2F65144E" w14:textId="77777777" w:rsidR="00FC3B4E" w:rsidRDefault="00FC3B4E" w:rsidP="00FC3B4E"/>
    <w:p w14:paraId="53C8CF13" w14:textId="6D6F9EC8" w:rsidR="00FC3B4E" w:rsidRPr="00D86C2D" w:rsidRDefault="00FC3B4E" w:rsidP="00FC3B4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ins w:id="15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55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= -</m:t>
          </m:r>
          <m:limLow>
            <m:limLowPr>
              <m:ctrlPr>
                <w:ins w:id="156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limLowPr>
            <m:e>
              <m:groupChr>
                <m:groupChrPr>
                  <m:ctrlPr>
                    <w:ins w:id="157" w:author="Paola Rebusco" w:date="2023-02-24T10:22:00Z">
                      <w:rPr>
                        <w:rFonts w:ascii="Cambria Math" w:hAnsi="Cambria Math"/>
                        <w:i/>
                      </w:rPr>
                    </w:ins>
                  </m:ctrlPr>
                </m:groupChrPr>
                <m:e>
                  <m:nary>
                    <m:naryPr>
                      <m:limLoc m:val="undOvr"/>
                      <m:ctrlPr>
                        <w:ins w:id="158" w:author="Paola Rebusco" w:date="2023-02-24T10:2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acc>
                        <m:accPr>
                          <m:chr m:val="⃗"/>
                          <m:ctrlPr>
                            <w:ins w:id="159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⋅d</m:t>
                      </m:r>
                      <m:acc>
                        <m:accPr>
                          <m:chr m:val="⃗"/>
                          <m:ctrlPr>
                            <w:ins w:id="160" w:author="Paola Rebusco" w:date="2023-02-24T10:22:00Z">
                              <w:rPr>
                                <w:rFonts w:ascii="Cambria Math" w:hAnsi="Cambria Math"/>
                                <w:i/>
                              </w:rPr>
                            </w:ins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</m:nary>
                </m:e>
              </m:groupChr>
            </m:e>
            <m:lim>
              <m:r>
                <w:rPr>
                  <w:rFonts w:ascii="Cambria Math" w:hAnsi="Cambria Math"/>
                </w:rPr>
                <m:t>=0</m:t>
              </m:r>
            </m:lim>
          </m:limLow>
          <m:r>
            <w:rPr>
              <w:rFonts w:ascii="Cambria Math" w:hAnsi="Cambria Math"/>
            </w:rPr>
            <m:t>⟹ V</m:t>
          </m:r>
          <m:d>
            <m:dPr>
              <m:ctrlPr>
                <w:ins w:id="161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-V</m:t>
          </m:r>
          <m:d>
            <m:dPr>
              <m:ctrlPr>
                <w:ins w:id="162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=0 ⟹ V</m:t>
          </m:r>
          <m:d>
            <m:dPr>
              <m:ctrlPr>
                <w:ins w:id="163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ins w:id="164" w:author="Paola Rebusco" w:date="2023-02-24T10:22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0E6FAEA1" w14:textId="59BCE477" w:rsidR="00FC3B4E" w:rsidRPr="00410453" w:rsidRDefault="00FC3B4E" w:rsidP="00FC3B4E"/>
    <w:p w14:paraId="7C59D583" w14:textId="45E7B90F" w:rsidR="00D86C2D" w:rsidRDefault="00FC3B4E" w:rsidP="00FC3B4E">
      <w:r>
        <w:t>There is no change of electric potential along this line.  This is called an “</w:t>
      </w:r>
      <w:r w:rsidRPr="00FC3B4E">
        <w:rPr>
          <w:b/>
          <w:bCs/>
        </w:rPr>
        <w:t>Equipotential Line</w:t>
      </w:r>
      <w:r>
        <w:t xml:space="preserve">”. More generally, we define an </w:t>
      </w:r>
      <w:r w:rsidRPr="00BA2827">
        <w:t>“Equipotential Surface”</w:t>
      </w:r>
      <w:r>
        <w:t xml:space="preserve">  to be a region in space </w:t>
      </w:r>
      <w:r w:rsidR="00BA2827">
        <w:t>where the electric potential is constant.</w:t>
      </w:r>
    </w:p>
    <w:p w14:paraId="2C47E7D8" w14:textId="5D961525" w:rsidR="00D86C2D" w:rsidRDefault="00D86C2D" w:rsidP="00DD7932"/>
    <w:p w14:paraId="61B617D0" w14:textId="21BC6B91" w:rsidR="00D86C2D" w:rsidRDefault="00D86C2D" w:rsidP="00DD7932"/>
    <w:p w14:paraId="54776DD2" w14:textId="04BCEA75" w:rsidR="00D86C2D" w:rsidRDefault="00D86C2D" w:rsidP="00DD7932"/>
    <w:p w14:paraId="5E7B43D3" w14:textId="39E5CDC5" w:rsidR="00D86C2D" w:rsidRDefault="00D86C2D" w:rsidP="00DD7932"/>
    <w:p w14:paraId="4013C96C" w14:textId="5222F951" w:rsidR="00D86C2D" w:rsidRDefault="00D86C2D" w:rsidP="00DD7932"/>
    <w:p w14:paraId="22C38466" w14:textId="41BB0D14" w:rsidR="00D86C2D" w:rsidRDefault="00D86C2D" w:rsidP="00DD7932"/>
    <w:p w14:paraId="3FF191CE" w14:textId="31736800" w:rsidR="00D86C2D" w:rsidRDefault="00D86C2D" w:rsidP="00DD7932"/>
    <w:p w14:paraId="33698B83" w14:textId="7319ED50" w:rsidR="00D86C2D" w:rsidRDefault="00D86C2D" w:rsidP="00DD7932"/>
    <w:p w14:paraId="44B21644" w14:textId="7F0D0072" w:rsidR="00D86C2D" w:rsidRDefault="00D86C2D" w:rsidP="00DD7932"/>
    <w:p w14:paraId="30D71C23" w14:textId="475F34F8" w:rsidR="00D86C2D" w:rsidRDefault="00D86C2D" w:rsidP="00DD7932"/>
    <w:p w14:paraId="2A7FE829" w14:textId="77777777" w:rsidR="00D86C2D" w:rsidRDefault="00D86C2D" w:rsidP="00DD7932"/>
    <w:p w14:paraId="329A6EDA" w14:textId="58250945" w:rsidR="00DD7932" w:rsidRDefault="00DD7932" w:rsidP="00DD7932"/>
    <w:p w14:paraId="699B757D" w14:textId="77777777" w:rsidR="00DD7932" w:rsidRDefault="00DD7932" w:rsidP="00DD7932">
      <w:r>
        <w:t xml:space="preserve">An </w:t>
      </w:r>
      <w:r w:rsidRPr="00B8180D">
        <w:rPr>
          <w:b/>
          <w:bCs/>
        </w:rPr>
        <w:t>Equipotential Surface</w:t>
      </w:r>
      <w:r>
        <w:t xml:space="preserve"> is constituted by all the points in space where the electric potential is constant:</w:t>
      </w:r>
    </w:p>
    <w:p w14:paraId="0BF72384" w14:textId="77777777" w:rsidR="00DD7932" w:rsidRDefault="00DD7932" w:rsidP="00DD7932"/>
    <w:p w14:paraId="231A3009" w14:textId="77777777" w:rsidR="00DD7932" w:rsidRPr="001A4515" w:rsidRDefault="00DD7932" w:rsidP="00DD7932">
      <m:oMathPara>
        <m:oMath>
          <m:r>
            <w:rPr>
              <w:rFonts w:ascii="Cambria Math" w:hAnsi="Cambria Math"/>
            </w:rPr>
            <m:t>V=constant  ⟹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V=0⟹</m:t>
          </m:r>
          <m:acc>
            <m:accPr>
              <m:chr m:val="⃗"/>
              <m:ctrlPr>
                <w:ins w:id="165" w:author="Paola Rebusco" w:date="2023-02-24T10:22:00Z">
                  <w:rPr>
                    <w:rFonts w:ascii="Cambria Math" w:eastAsiaTheme="minorHAnsi" w:hAnsi="Cambria Math"/>
                    <w:i/>
                    <w:lang w:eastAsia="en-US"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⊥d</m:t>
          </m:r>
          <m:acc>
            <m:accPr>
              <m:chr m:val="⃗"/>
              <m:ctrlPr>
                <w:ins w:id="166" w:author="Paola Rebusco" w:date="2023-02-24T10:22:00Z">
                  <w:rPr>
                    <w:rFonts w:ascii="Cambria Math" w:eastAsiaTheme="minorHAnsi" w:hAnsi="Cambria Math"/>
                    <w:b/>
                    <w:bCs/>
                    <w:iCs/>
                    <w:lang w:eastAsia="en-US"/>
                  </w:rPr>
                </w:ins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3EB17BC6" w14:textId="77777777" w:rsidR="00DD7932" w:rsidRDefault="00DD7932" w:rsidP="00DD7932"/>
    <w:p w14:paraId="40C66928" w14:textId="726EA5C1" w:rsidR="00F10200" w:rsidRDefault="00DD7932" w:rsidP="00BA2827">
      <w:pPr>
        <w:rPr>
          <w:rFonts w:ascii="Calibri" w:hAnsi="Calibri" w:cs="Calibri"/>
        </w:rPr>
      </w:pPr>
      <w:r w:rsidRPr="00DB7DF4">
        <w:rPr>
          <w:rFonts w:ascii="Calibri" w:hAnsi="Calibri" w:cs="Calibri"/>
        </w:rPr>
        <w:t xml:space="preserve">E field lines </w:t>
      </w:r>
      <w:r>
        <w:rPr>
          <w:rFonts w:ascii="Calibri" w:hAnsi="Calibri" w:cs="Calibri"/>
        </w:rPr>
        <w:t xml:space="preserve">are </w:t>
      </w:r>
      <w:r w:rsidRPr="00DB7DF4">
        <w:rPr>
          <w:rFonts w:ascii="Calibri" w:hAnsi="Calibri" w:cs="Calibri"/>
        </w:rPr>
        <w:t>perpendicular to equipotential</w:t>
      </w:r>
      <w:del w:id="167" w:author="Paola Rebusco" w:date="2023-02-24T10:26:00Z">
        <w:r w:rsidRPr="00DB7DF4" w:rsidDel="007E7F69">
          <w:rPr>
            <w:rFonts w:ascii="Calibri" w:hAnsi="Calibri" w:cs="Calibri"/>
          </w:rPr>
          <w:delText>s</w:delText>
        </w:r>
      </w:del>
      <w:r w:rsidR="00BA2827">
        <w:rPr>
          <w:rFonts w:ascii="Calibri" w:hAnsi="Calibri" w:cs="Calibri"/>
        </w:rPr>
        <w:t xml:space="preserve"> surface</w:t>
      </w:r>
      <w:ins w:id="168" w:author="Paola Rebusco" w:date="2023-02-24T10:26:00Z">
        <w:r w:rsidR="007E7F69">
          <w:rPr>
            <w:rFonts w:ascii="Calibri" w:hAnsi="Calibri" w:cs="Calibri"/>
          </w:rPr>
          <w:t>s</w:t>
        </w:r>
      </w:ins>
      <w:r w:rsidR="00BA2827">
        <w:rPr>
          <w:rFonts w:ascii="Calibri" w:hAnsi="Calibri" w:cs="Calibri"/>
        </w:rPr>
        <w:t>.</w:t>
      </w:r>
      <w:r w:rsidRPr="00DB7DF4"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 As a result, the </w:t>
      </w:r>
      <w:r>
        <w:rPr>
          <w:rFonts w:ascii="Calibri" w:hAnsi="Calibri" w:cs="Calibri"/>
        </w:rPr>
        <w:t xml:space="preserve">E-filed has </w:t>
      </w:r>
      <w:r w:rsidRPr="00DB7DF4">
        <w:rPr>
          <w:rFonts w:ascii="Calibri" w:hAnsi="Calibri" w:cs="Calibri"/>
        </w:rPr>
        <w:t>no component</w:t>
      </w:r>
      <w:ins w:id="169" w:author="Paola Rebusco" w:date="2023-02-24T10:26:00Z">
        <w:r w:rsidR="007E7F69">
          <w:rPr>
            <w:rFonts w:ascii="Calibri" w:hAnsi="Calibri" w:cs="Calibri"/>
          </w:rPr>
          <w:t>s</w:t>
        </w:r>
      </w:ins>
      <w:r w:rsidRPr="00DB7DF4">
        <w:rPr>
          <w:rFonts w:ascii="Calibri" w:hAnsi="Calibri" w:cs="Calibri"/>
        </w:rPr>
        <w:t xml:space="preserve"> along</w:t>
      </w:r>
      <w:r>
        <w:rPr>
          <w:rFonts w:ascii="Calibri" w:hAnsi="Calibri" w:cs="Calibri"/>
        </w:rPr>
        <w:t xml:space="preserve"> </w:t>
      </w:r>
      <w:r w:rsidR="00BA2827">
        <w:rPr>
          <w:rFonts w:ascii="Calibri" w:hAnsi="Calibri" w:cs="Calibri"/>
        </w:rPr>
        <w:t xml:space="preserve">the equipotential surface. </w:t>
      </w:r>
    </w:p>
    <w:p w14:paraId="534E2903" w14:textId="78884748" w:rsidR="00BA2827" w:rsidRDefault="00BA2827" w:rsidP="00BA2827">
      <w:pPr>
        <w:rPr>
          <w:rFonts w:ascii="Calibri" w:hAnsi="Calibri" w:cs="Calibri"/>
        </w:rPr>
      </w:pPr>
    </w:p>
    <w:p w14:paraId="1F238447" w14:textId="309659A8" w:rsidR="00BA2827" w:rsidRDefault="00BA2827" w:rsidP="00BA2827">
      <w:pPr>
        <w:rPr>
          <w:rFonts w:ascii="Calibri" w:hAnsi="Calibri" w:cs="Calibri"/>
        </w:rPr>
      </w:pPr>
    </w:p>
    <w:p w14:paraId="12FA4EE9" w14:textId="27B2020F" w:rsidR="00BA2827" w:rsidRDefault="00BA2827" w:rsidP="00BA2827">
      <w:pPr>
        <w:rPr>
          <w:rFonts w:ascii="Calibri" w:hAnsi="Calibri" w:cs="Calibri"/>
        </w:rPr>
      </w:pPr>
    </w:p>
    <w:p w14:paraId="7305C2E0" w14:textId="037793DC" w:rsidR="00BA2827" w:rsidRPr="007E7F69" w:rsidRDefault="00BA2827" w:rsidP="00BA2827">
      <w:pPr>
        <w:rPr>
          <w:rFonts w:ascii="Calibri" w:hAnsi="Calibri" w:cs="Calibri"/>
          <w:b/>
          <w:bCs/>
          <w:rPrChange w:id="170" w:author="Paola Rebusco" w:date="2023-02-24T10:26:00Z">
            <w:rPr>
              <w:rFonts w:ascii="Calibri" w:hAnsi="Calibri" w:cs="Calibri"/>
            </w:rPr>
          </w:rPrChange>
        </w:rPr>
      </w:pPr>
      <w:r w:rsidRPr="007E7F69">
        <w:rPr>
          <w:rFonts w:ascii="Calibri" w:hAnsi="Calibri" w:cs="Calibri"/>
          <w:b/>
          <w:bCs/>
          <w:rPrChange w:id="171" w:author="Paola Rebusco" w:date="2023-02-24T10:26:00Z">
            <w:rPr>
              <w:rFonts w:ascii="Calibri" w:hAnsi="Calibri" w:cs="Calibri"/>
            </w:rPr>
          </w:rPrChange>
        </w:rPr>
        <w:t xml:space="preserve">Question 3. </w:t>
      </w:r>
    </w:p>
    <w:p w14:paraId="1D701D44" w14:textId="711F71F9" w:rsidR="00BA2827" w:rsidRDefault="00BA2827" w:rsidP="00BA2827">
      <w:pPr>
        <w:rPr>
          <w:rFonts w:ascii="Calibri" w:hAnsi="Calibri" w:cs="Calibri"/>
        </w:rPr>
      </w:pPr>
    </w:p>
    <w:p w14:paraId="5E64471B" w14:textId="41E30508" w:rsidR="00BA2827" w:rsidRDefault="00BA2827" w:rsidP="00BA28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charge q is moving on an equipotential surface between points A and B, </w:t>
      </w:r>
      <m:oMath>
        <m:sSub>
          <m:sSubPr>
            <m:ctrlPr>
              <w:ins w:id="172" w:author="Paola Rebusco" w:date="2023-02-24T10:22:00Z">
                <w:rPr>
                  <w:rFonts w:ascii="Cambria Math" w:hAnsi="Cambria Math" w:cs="Calibri"/>
                  <w:i/>
                </w:rPr>
              </w:ins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AB</m:t>
            </m:r>
          </m:sub>
        </m:sSub>
      </m:oMath>
      <w:r>
        <w:rPr>
          <w:rFonts w:ascii="Calibri" w:hAnsi="Calibri" w:cs="Calibri"/>
        </w:rPr>
        <w:t>,  the work done by the electric force on the charge is</w:t>
      </w:r>
    </w:p>
    <w:p w14:paraId="3D44D308" w14:textId="77777777" w:rsidR="00BA2827" w:rsidRDefault="00BA2827" w:rsidP="00BA2827">
      <w:pPr>
        <w:rPr>
          <w:rFonts w:ascii="Calibri" w:hAnsi="Calibri" w:cs="Calibri"/>
        </w:rPr>
      </w:pPr>
    </w:p>
    <w:p w14:paraId="143AB2AD" w14:textId="0633A48B" w:rsidR="00BA2827" w:rsidRPr="00BA2827" w:rsidRDefault="00000000" w:rsidP="00BA2827">
      <w:pPr>
        <w:jc w:val="both"/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ins w:id="173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sSubPr>
            <m:e>
              <m:r>
                <w:rPr>
                  <w:rFonts w:ascii="Cambria Math" w:hAnsi="Cambria Math" w:cs="Calibri"/>
                </w:rPr>
                <m:t>W</m:t>
              </m:r>
            </m:e>
            <m:sub>
              <m:r>
                <w:rPr>
                  <w:rFonts w:ascii="Cambria Math" w:hAnsi="Cambria Math" w:cs="Calibri"/>
                </w:rPr>
                <m:t>AB</m:t>
              </m:r>
            </m:sub>
          </m:sSub>
          <m:r>
            <w:rPr>
              <w:rFonts w:ascii="Cambria Math" w:hAnsi="Cambria Math" w:cs="Calibri"/>
            </w:rPr>
            <m:t>&gt;0</m:t>
          </m:r>
        </m:oMath>
      </m:oMathPara>
    </w:p>
    <w:p w14:paraId="063C2AF6" w14:textId="67F095C8" w:rsidR="00BA2827" w:rsidRPr="00BA2827" w:rsidRDefault="00000000" w:rsidP="00BA2827">
      <w:pPr>
        <w:jc w:val="both"/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ins w:id="174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sSubPr>
            <m:e>
              <m:r>
                <w:rPr>
                  <w:rFonts w:ascii="Cambria Math" w:hAnsi="Cambria Math" w:cs="Calibri"/>
                </w:rPr>
                <m:t>W</m:t>
              </m:r>
            </m:e>
            <m:sub>
              <m:r>
                <w:rPr>
                  <w:rFonts w:ascii="Cambria Math" w:hAnsi="Cambria Math" w:cs="Calibri"/>
                </w:rPr>
                <m:t>AB</m:t>
              </m:r>
            </m:sub>
          </m:sSub>
          <m:r>
            <w:rPr>
              <w:rFonts w:ascii="Cambria Math" w:hAnsi="Cambria Math" w:cs="Calibri"/>
            </w:rPr>
            <m:t>=0</m:t>
          </m:r>
        </m:oMath>
      </m:oMathPara>
    </w:p>
    <w:p w14:paraId="13AEFBD1" w14:textId="7A96FB96" w:rsidR="00BA2827" w:rsidRPr="00BA2827" w:rsidRDefault="00000000" w:rsidP="00BA2827">
      <w:pPr>
        <w:jc w:val="both"/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ins w:id="175" w:author="Paola Rebusco" w:date="2023-02-24T10:22:00Z">
                  <w:rPr>
                    <w:rFonts w:ascii="Cambria Math" w:hAnsi="Cambria Math" w:cs="Calibri"/>
                    <w:i/>
                  </w:rPr>
                </w:ins>
              </m:ctrlPr>
            </m:sSubPr>
            <m:e>
              <m:r>
                <w:rPr>
                  <w:rFonts w:ascii="Cambria Math" w:hAnsi="Cambria Math" w:cs="Calibri"/>
                </w:rPr>
                <m:t>W</m:t>
              </m:r>
            </m:e>
            <m:sub>
              <m:r>
                <w:rPr>
                  <w:rFonts w:ascii="Cambria Math" w:hAnsi="Cambria Math" w:cs="Calibri"/>
                </w:rPr>
                <m:t>AB</m:t>
              </m:r>
            </m:sub>
          </m:sSub>
          <m:r>
            <w:rPr>
              <w:rFonts w:ascii="Cambria Math" w:hAnsi="Cambria Math" w:cs="Calibri"/>
            </w:rPr>
            <m:t>&lt;0</m:t>
          </m:r>
        </m:oMath>
      </m:oMathPara>
    </w:p>
    <w:p w14:paraId="3C1BA466" w14:textId="7319018B" w:rsidR="00BA2827" w:rsidRDefault="00BA2827" w:rsidP="00BA2827">
      <w:pPr>
        <w:jc w:val="both"/>
        <w:rPr>
          <w:ins w:id="176" w:author="Paola Rebusco" w:date="2023-02-24T10:26:00Z"/>
          <w:rFonts w:ascii="Calibri" w:hAnsi="Calibri" w:cs="Calibri"/>
        </w:rPr>
      </w:pPr>
    </w:p>
    <w:p w14:paraId="215D1AC6" w14:textId="0BD8D95A" w:rsidR="007E7F69" w:rsidRDefault="007E7F69" w:rsidP="00BA2827">
      <w:pPr>
        <w:jc w:val="both"/>
        <w:rPr>
          <w:ins w:id="177" w:author="Paola Rebusco" w:date="2023-02-24T10:26:00Z"/>
          <w:rFonts w:ascii="Calibri" w:hAnsi="Calibri" w:cs="Calibri"/>
        </w:rPr>
      </w:pPr>
    </w:p>
    <w:p w14:paraId="191706BF" w14:textId="236A97F1" w:rsidR="007E7F69" w:rsidRDefault="007E7F69" w:rsidP="00BA2827">
      <w:pPr>
        <w:jc w:val="both"/>
        <w:rPr>
          <w:ins w:id="178" w:author="Paola Rebusco" w:date="2023-02-24T10:26:00Z"/>
          <w:rFonts w:ascii="Calibri" w:hAnsi="Calibri" w:cs="Calibri"/>
        </w:rPr>
      </w:pPr>
    </w:p>
    <w:p w14:paraId="609901DD" w14:textId="2342110C" w:rsidR="007E7F69" w:rsidRPr="00750F74" w:rsidRDefault="007E7F69" w:rsidP="007E7F69">
      <w:pPr>
        <w:spacing w:before="100" w:beforeAutospacing="1" w:after="100" w:afterAutospacing="1"/>
        <w:rPr>
          <w:ins w:id="179" w:author="Paola Rebusco" w:date="2023-02-24T10:26:00Z"/>
          <w:rFonts w:ascii="Calibri" w:eastAsia="Times New Roman" w:hAnsi="Calibri" w:cs="Calibri"/>
        </w:rPr>
      </w:pPr>
      <w:ins w:id="180" w:author="Paola Rebusco" w:date="2023-02-24T10:27:00Z">
        <w:r>
          <w:rPr>
            <w:rFonts w:ascii="Calibri" w:eastAsia="Times New Roman" w:hAnsi="Calibri" w:cs="Calibri"/>
            <w:b/>
            <w:bCs/>
            <w:highlight w:val="yellow"/>
          </w:rPr>
          <w:t>Question 4</w:t>
        </w:r>
      </w:ins>
      <w:ins w:id="181" w:author="Paola Rebusco" w:date="2023-02-24T10:26:00Z">
        <w:r w:rsidRPr="0012018D">
          <w:rPr>
            <w:rFonts w:ascii="Calibri" w:eastAsia="Times New Roman" w:hAnsi="Calibri" w:cs="Calibri"/>
            <w:b/>
            <w:bCs/>
            <w:highlight w:val="yellow"/>
          </w:rPr>
          <w:t>.</w:t>
        </w:r>
        <w:r w:rsidRPr="00750F74">
          <w:rPr>
            <w:rFonts w:ascii="Calibri" w:eastAsia="Times New Roman" w:hAnsi="Calibri" w:cs="Calibri"/>
            <w:b/>
            <w:bCs/>
          </w:rPr>
          <w:t xml:space="preserve"> </w:t>
        </w:r>
      </w:ins>
      <w:ins w:id="182" w:author="Paola Rebusco" w:date="2023-02-24T10:28:00Z">
        <w:r>
          <w:rPr>
            <w:rFonts w:ascii="Calibri" w:eastAsia="Times New Roman" w:hAnsi="Calibri" w:cs="Calibri"/>
            <w:b/>
            <w:bCs/>
          </w:rPr>
          <w:t xml:space="preserve">Drawing </w:t>
        </w:r>
      </w:ins>
      <w:proofErr w:type="spellStart"/>
      <w:ins w:id="183" w:author="Paola Rebusco" w:date="2023-02-24T10:26:00Z">
        <w:r>
          <w:rPr>
            <w:rFonts w:ascii="Calibri" w:eastAsia="Times New Roman" w:hAnsi="Calibri" w:cs="Calibri"/>
            <w:b/>
            <w:bCs/>
          </w:rPr>
          <w:t>equipotentials</w:t>
        </w:r>
        <w:proofErr w:type="spellEnd"/>
        <w:r w:rsidRPr="00750F74">
          <w:rPr>
            <w:rFonts w:ascii="Calibri" w:eastAsia="Times New Roman" w:hAnsi="Calibri" w:cs="Calibri"/>
            <w:b/>
            <w:bCs/>
          </w:rPr>
          <w:t xml:space="preserve">. </w:t>
        </w:r>
        <w:r w:rsidRPr="00750F74">
          <w:rPr>
            <w:rFonts w:ascii="Calibri" w:eastAsia="Times New Roman" w:hAnsi="Calibri" w:cs="Calibri"/>
            <w:b/>
            <w:bCs/>
            <w:color w:val="0000FF"/>
          </w:rPr>
          <w:t xml:space="preserve">(Solution Section 4.3) </w:t>
        </w:r>
      </w:ins>
    </w:p>
    <w:p w14:paraId="358E0830" w14:textId="09FFB28E" w:rsidR="007E7F69" w:rsidRDefault="007E7F69" w:rsidP="007E7F69">
      <w:pPr>
        <w:spacing w:before="100" w:beforeAutospacing="1" w:after="100" w:afterAutospacing="1"/>
        <w:ind w:left="180"/>
        <w:rPr>
          <w:ins w:id="184" w:author="Paola Rebusco" w:date="2023-02-24T10:26:00Z"/>
          <w:rFonts w:ascii="Calibri" w:eastAsia="Times New Roman" w:hAnsi="Calibri" w:cs="Calibri"/>
        </w:rPr>
      </w:pPr>
    </w:p>
    <w:p w14:paraId="24DCE63E" w14:textId="500679B8" w:rsidR="007E7F69" w:rsidRDefault="007E7F69" w:rsidP="007E7F6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ins w:id="185" w:author="Paola Rebusco" w:date="2023-02-24T10:28:00Z"/>
          <w:rFonts w:ascii="Calibri" w:eastAsia="Times New Roman" w:hAnsi="Calibri" w:cs="Calibri"/>
        </w:rPr>
      </w:pPr>
      <w:ins w:id="186" w:author="Paola Rebusco" w:date="2023-02-24T10:26:00Z">
        <w:r w:rsidRPr="007E7F69">
          <w:rPr>
            <w:rFonts w:ascii="Calibri" w:eastAsia="Times New Roman" w:hAnsi="Calibri" w:cs="Calibri"/>
            <w:rPrChange w:id="187" w:author="Paola Rebusco" w:date="2023-02-24T10:27:00Z">
              <w:rPr/>
            </w:rPrChange>
          </w:rPr>
          <w:t xml:space="preserve">  Draw the electric field lines and the equipotential </w:t>
        </w:r>
      </w:ins>
      <w:ins w:id="188" w:author="Paola Rebusco" w:date="2023-02-24T10:28:00Z">
        <w:r>
          <w:rPr>
            <w:rFonts w:ascii="Calibri" w:eastAsia="Times New Roman" w:hAnsi="Calibri" w:cs="Calibri"/>
          </w:rPr>
          <w:t>lines</w:t>
        </w:r>
      </w:ins>
      <w:ins w:id="189" w:author="Paola Rebusco" w:date="2023-02-24T10:27:00Z">
        <w:r>
          <w:rPr>
            <w:rFonts w:ascii="Calibri" w:eastAsia="Times New Roman" w:hAnsi="Calibri" w:cs="Calibri"/>
          </w:rPr>
          <w:t xml:space="preserve"> </w:t>
        </w:r>
      </w:ins>
      <w:ins w:id="190" w:author="Paola Rebusco" w:date="2023-02-24T10:28:00Z">
        <w:r>
          <w:rPr>
            <w:rFonts w:ascii="Calibri" w:eastAsia="Times New Roman" w:hAnsi="Calibri" w:cs="Calibri"/>
          </w:rPr>
          <w:t>around</w:t>
        </w:r>
      </w:ins>
      <w:ins w:id="191" w:author="Paola Rebusco" w:date="2023-02-24T10:27:00Z">
        <w:r>
          <w:rPr>
            <w:rFonts w:ascii="Calibri" w:eastAsia="Times New Roman" w:hAnsi="Calibri" w:cs="Calibri"/>
          </w:rPr>
          <w:t xml:space="preserve"> a positive point charge Q located at the origin</w:t>
        </w:r>
      </w:ins>
      <w:ins w:id="192" w:author="Paola Rebusco" w:date="2023-02-24T10:26:00Z">
        <w:r w:rsidRPr="007E7F69">
          <w:rPr>
            <w:rFonts w:ascii="Calibri" w:eastAsia="Times New Roman" w:hAnsi="Calibri" w:cs="Calibri"/>
            <w:rPrChange w:id="193" w:author="Paola Rebusco" w:date="2023-02-24T10:27:00Z">
              <w:rPr/>
            </w:rPrChange>
          </w:rPr>
          <w:t xml:space="preserve">. </w:t>
        </w:r>
      </w:ins>
    </w:p>
    <w:p w14:paraId="395A8DD6" w14:textId="7E9D1A8F" w:rsidR="007E7F69" w:rsidRPr="009B7CD5" w:rsidRDefault="007E7F69" w:rsidP="007E7F6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ins w:id="194" w:author="Paola Rebusco" w:date="2023-02-24T10:28:00Z"/>
          <w:rFonts w:ascii="Calibri" w:eastAsia="Times New Roman" w:hAnsi="Calibri" w:cs="Calibri"/>
        </w:rPr>
      </w:pPr>
      <w:ins w:id="195" w:author="Paola Rebusco" w:date="2023-02-24T10:28:00Z">
        <w:r w:rsidRPr="009B7CD5">
          <w:rPr>
            <w:rFonts w:ascii="Calibri" w:eastAsia="Times New Roman" w:hAnsi="Calibri" w:cs="Calibri"/>
          </w:rPr>
          <w:t xml:space="preserve">  Draw the electric field lines and the equipotential</w:t>
        </w:r>
        <w:r>
          <w:rPr>
            <w:rFonts w:ascii="Calibri" w:eastAsia="Times New Roman" w:hAnsi="Calibri" w:cs="Calibri"/>
          </w:rPr>
          <w:t xml:space="preserve"> lines of a positive point charge Q located at the origin</w:t>
        </w:r>
        <w:r w:rsidRPr="009B7CD5">
          <w:rPr>
            <w:rFonts w:ascii="Calibri" w:eastAsia="Times New Roman" w:hAnsi="Calibri" w:cs="Calibri"/>
          </w:rPr>
          <w:t xml:space="preserve">. </w:t>
        </w:r>
      </w:ins>
    </w:p>
    <w:p w14:paraId="7A73B66C" w14:textId="0CC2EF38" w:rsidR="007E7F69" w:rsidRPr="007E7F69" w:rsidRDefault="007E7F6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ins w:id="196" w:author="Paola Rebusco" w:date="2023-02-24T10:26:00Z"/>
          <w:rFonts w:ascii="Calibri" w:eastAsia="Times New Roman" w:hAnsi="Calibri" w:cs="Calibri"/>
          <w:rPrChange w:id="197" w:author="Paola Rebusco" w:date="2023-02-24T10:27:00Z">
            <w:rPr>
              <w:ins w:id="198" w:author="Paola Rebusco" w:date="2023-02-24T10:26:00Z"/>
            </w:rPr>
          </w:rPrChange>
        </w:rPr>
        <w:pPrChange w:id="199" w:author="Paola Rebusco" w:date="2023-02-24T10:27:00Z">
          <w:pPr>
            <w:spacing w:before="100" w:beforeAutospacing="1" w:after="100" w:afterAutospacing="1"/>
            <w:ind w:left="180"/>
          </w:pPr>
        </w:pPrChange>
      </w:pPr>
      <w:ins w:id="200" w:author="Paola Rebusco" w:date="2023-02-24T10:28:00Z">
        <w:r w:rsidRPr="009B7CD5">
          <w:rPr>
            <w:rFonts w:ascii="Calibri" w:eastAsia="Times New Roman" w:hAnsi="Calibri" w:cs="Calibri"/>
          </w:rPr>
          <w:t>Draw the electric field lines and the equipotential</w:t>
        </w:r>
        <w:r>
          <w:rPr>
            <w:rFonts w:ascii="Calibri" w:eastAsia="Times New Roman" w:hAnsi="Calibri" w:cs="Calibri"/>
          </w:rPr>
          <w:t xml:space="preserve"> lines for a dipole</w:t>
        </w:r>
      </w:ins>
    </w:p>
    <w:p w14:paraId="497992F8" w14:textId="107D69F7" w:rsidR="007E7F69" w:rsidRDefault="007E7F69" w:rsidP="007E7F69">
      <w:pPr>
        <w:spacing w:before="100" w:beforeAutospacing="1" w:after="100" w:afterAutospacing="1"/>
        <w:jc w:val="center"/>
        <w:rPr>
          <w:ins w:id="201" w:author="Paola Rebusco" w:date="2023-02-24T10:26:00Z"/>
          <w:rFonts w:ascii="Calibri" w:eastAsia="Times New Roman" w:hAnsi="Calibri" w:cs="Calibri"/>
          <w:b/>
          <w:bCs/>
        </w:rPr>
      </w:pPr>
    </w:p>
    <w:p w14:paraId="580801A5" w14:textId="77777777" w:rsidR="007E7F69" w:rsidRDefault="007E7F69" w:rsidP="007E7F69">
      <w:pPr>
        <w:jc w:val="center"/>
        <w:rPr>
          <w:ins w:id="202" w:author="Paola Rebusco" w:date="2023-02-24T10:26:00Z"/>
          <w:b/>
        </w:rPr>
      </w:pPr>
    </w:p>
    <w:p w14:paraId="6C51D803" w14:textId="77777777" w:rsidR="007E7F69" w:rsidRDefault="007E7F69">
      <w:pPr>
        <w:rPr>
          <w:ins w:id="203" w:author="Paola Rebusco" w:date="2023-02-24T10:26:00Z"/>
          <w:b/>
        </w:rPr>
        <w:pPrChange w:id="204" w:author="Paola Rebusco" w:date="2023-02-24T10:29:00Z">
          <w:pPr>
            <w:jc w:val="center"/>
          </w:pPr>
        </w:pPrChange>
      </w:pPr>
    </w:p>
    <w:p w14:paraId="1AD8DF4E" w14:textId="77777777" w:rsidR="007E7F69" w:rsidRDefault="007E7F69" w:rsidP="007E7F69">
      <w:pPr>
        <w:jc w:val="center"/>
        <w:rPr>
          <w:ins w:id="205" w:author="Paola Rebusco" w:date="2023-02-24T10:26:00Z"/>
          <w:b/>
        </w:rPr>
      </w:pPr>
    </w:p>
    <w:p w14:paraId="0CFB82B0" w14:textId="257F818D" w:rsidR="007E7F69" w:rsidRDefault="007E7F69" w:rsidP="007E7F69">
      <w:pPr>
        <w:jc w:val="center"/>
        <w:rPr>
          <w:ins w:id="206" w:author="Paola Rebusco" w:date="2023-02-24T10:29:00Z"/>
          <w:b/>
        </w:rPr>
      </w:pPr>
    </w:p>
    <w:p w14:paraId="2799C601" w14:textId="7EC27614" w:rsidR="007E7F69" w:rsidRDefault="007E7F69" w:rsidP="007E7F69">
      <w:pPr>
        <w:jc w:val="center"/>
        <w:rPr>
          <w:ins w:id="207" w:author="Paola Rebusco" w:date="2023-02-24T10:26:00Z"/>
          <w:b/>
        </w:rPr>
      </w:pPr>
      <w:ins w:id="208" w:author="Paola Rebusco" w:date="2023-02-24T10:29:00Z">
        <w:r w:rsidRPr="00D837FF">
          <w:rPr>
            <w:rFonts w:ascii="Calibri" w:eastAsia="Times New Roman" w:hAnsi="Calibri" w:cs="Calibri"/>
            <w:b/>
            <w:bCs/>
            <w:noProof/>
          </w:rPr>
          <w:lastRenderedPageBreak/>
          <w:drawing>
            <wp:inline distT="0" distB="0" distL="0" distR="0" wp14:anchorId="0538C86B" wp14:editId="6E6D6625">
              <wp:extent cx="2322286" cy="2398965"/>
              <wp:effectExtent l="0" t="0" r="1905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22286" cy="2398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D15B20" w14:textId="77777777" w:rsidR="007E7F69" w:rsidRDefault="007E7F69" w:rsidP="007E7F69">
      <w:pPr>
        <w:rPr>
          <w:ins w:id="209" w:author="Paola Rebusco" w:date="2023-02-24T10:26:00Z"/>
        </w:rPr>
      </w:pPr>
    </w:p>
    <w:p w14:paraId="47BD4917" w14:textId="42CB41F4" w:rsidR="007E7F69" w:rsidRPr="004C6CAA" w:rsidRDefault="007E7F69" w:rsidP="007E7F69">
      <w:pPr>
        <w:spacing w:before="100" w:beforeAutospacing="1" w:after="100" w:afterAutospacing="1"/>
        <w:rPr>
          <w:ins w:id="210" w:author="Paola Rebusco" w:date="2023-02-24T10:26:00Z"/>
          <w:rFonts w:ascii="Calibri" w:eastAsia="Times New Roman" w:hAnsi="Calibri" w:cs="Calibri"/>
        </w:rPr>
      </w:pPr>
      <w:ins w:id="211" w:author="Paola Rebusco" w:date="2023-02-24T10:26:00Z">
        <w:r w:rsidRPr="00D618CA">
          <w:rPr>
            <w:rFonts w:ascii="Calibri" w:hAnsi="Calibri" w:cs="Calibri"/>
            <w:noProof/>
          </w:rPr>
          <w:drawing>
            <wp:anchor distT="0" distB="0" distL="114300" distR="114300" simplePos="0" relativeHeight="251659264" behindDoc="1" locked="0" layoutInCell="1" allowOverlap="1" wp14:anchorId="2E2C9663" wp14:editId="7F9210F4">
              <wp:simplePos x="0" y="0"/>
              <wp:positionH relativeFrom="column">
                <wp:posOffset>1817011</wp:posOffset>
              </wp:positionH>
              <wp:positionV relativeFrom="paragraph">
                <wp:posOffset>365788</wp:posOffset>
              </wp:positionV>
              <wp:extent cx="1906073" cy="1710076"/>
              <wp:effectExtent l="0" t="0" r="0" b="4445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6073" cy="17100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12" w:author="Paola Rebusco" w:date="2023-02-24T10:29:00Z">
        <w:r>
          <w:rPr>
            <w:rFonts w:ascii="Calibri" w:eastAsia="Times New Roman" w:hAnsi="Calibri" w:cs="Calibri"/>
            <w:b/>
            <w:bCs/>
            <w:highlight w:val="yellow"/>
          </w:rPr>
          <w:t>Question 5</w:t>
        </w:r>
      </w:ins>
      <w:ins w:id="213" w:author="Paola Rebusco" w:date="2023-02-24T10:26:00Z">
        <w:r w:rsidRPr="00D618CA">
          <w:rPr>
            <w:rFonts w:ascii="Calibri" w:eastAsia="Times New Roman" w:hAnsi="Calibri" w:cs="Calibri"/>
            <w:b/>
            <w:bCs/>
            <w:highlight w:val="yellow"/>
          </w:rPr>
          <w:t>.</w:t>
        </w:r>
        <w:r w:rsidRPr="004C6CAA">
          <w:rPr>
            <w:rFonts w:ascii="Calibri" w:eastAsia="Times New Roman" w:hAnsi="Calibri" w:cs="Calibri"/>
            <w:b/>
            <w:bCs/>
          </w:rPr>
          <w:t xml:space="preserve"> The electric potential of a discrete distribution of charges </w:t>
        </w:r>
      </w:ins>
    </w:p>
    <w:p w14:paraId="43A9E3C7" w14:textId="77777777" w:rsidR="007E7F69" w:rsidRPr="003C3473" w:rsidRDefault="007E7F69" w:rsidP="007E7F69">
      <w:pPr>
        <w:rPr>
          <w:ins w:id="214" w:author="Paola Rebusco" w:date="2023-02-24T10:26:00Z"/>
          <w:rFonts w:ascii="Calibri" w:hAnsi="Calibri" w:cs="Calibri"/>
        </w:rPr>
      </w:pPr>
    </w:p>
    <w:p w14:paraId="67941CC3" w14:textId="77777777" w:rsidR="007E7F69" w:rsidRPr="003C3473" w:rsidRDefault="007E7F69" w:rsidP="007E7F69">
      <w:pPr>
        <w:spacing w:before="100" w:beforeAutospacing="1" w:after="100" w:afterAutospacing="1"/>
        <w:rPr>
          <w:ins w:id="215" w:author="Paola Rebusco" w:date="2023-02-24T10:26:00Z"/>
          <w:rFonts w:ascii="Calibri" w:eastAsia="Times New Roman" w:hAnsi="Calibri" w:cs="Calibri"/>
        </w:rPr>
      </w:pPr>
    </w:p>
    <w:p w14:paraId="38204C04" w14:textId="77777777" w:rsidR="007E7F69" w:rsidRPr="003C3473" w:rsidRDefault="007E7F69" w:rsidP="007E7F69">
      <w:pPr>
        <w:spacing w:before="100" w:beforeAutospacing="1" w:after="100" w:afterAutospacing="1"/>
        <w:rPr>
          <w:ins w:id="216" w:author="Paola Rebusco" w:date="2023-02-24T10:26:00Z"/>
          <w:rFonts w:ascii="Calibri" w:eastAsia="Times New Roman" w:hAnsi="Calibri" w:cs="Calibri"/>
        </w:rPr>
      </w:pPr>
    </w:p>
    <w:p w14:paraId="4A1113DD" w14:textId="77777777" w:rsidR="007E7F69" w:rsidRPr="003C3473" w:rsidRDefault="007E7F69" w:rsidP="007E7F69">
      <w:pPr>
        <w:spacing w:before="100" w:beforeAutospacing="1" w:after="100" w:afterAutospacing="1"/>
        <w:rPr>
          <w:ins w:id="217" w:author="Paola Rebusco" w:date="2023-02-24T10:26:00Z"/>
          <w:rFonts w:ascii="Calibri" w:eastAsia="Times New Roman" w:hAnsi="Calibri" w:cs="Calibri"/>
        </w:rPr>
      </w:pPr>
    </w:p>
    <w:p w14:paraId="0C33DA08" w14:textId="77777777" w:rsidR="007E7F69" w:rsidRDefault="007E7F69" w:rsidP="007E7F69">
      <w:pPr>
        <w:spacing w:before="100" w:beforeAutospacing="1" w:after="100" w:afterAutospacing="1"/>
        <w:rPr>
          <w:ins w:id="218" w:author="Paola Rebusco" w:date="2023-02-24T10:26:00Z"/>
          <w:rFonts w:ascii="Calibri" w:eastAsia="Times New Roman" w:hAnsi="Calibri" w:cs="Calibri"/>
        </w:rPr>
      </w:pPr>
    </w:p>
    <w:p w14:paraId="3C402917" w14:textId="77777777" w:rsidR="007E7F69" w:rsidRPr="004C6CAA" w:rsidRDefault="007E7F69" w:rsidP="007E7F69">
      <w:pPr>
        <w:spacing w:before="100" w:beforeAutospacing="1" w:after="100" w:afterAutospacing="1"/>
        <w:rPr>
          <w:ins w:id="219" w:author="Paola Rebusco" w:date="2023-02-24T10:26:00Z"/>
          <w:rFonts w:ascii="Calibri" w:eastAsia="Times New Roman" w:hAnsi="Calibri" w:cs="Calibri"/>
        </w:rPr>
      </w:pPr>
      <w:proofErr w:type="gramStart"/>
      <w:ins w:id="220" w:author="Paola Rebusco" w:date="2023-02-24T10:26:00Z">
        <w:r w:rsidRPr="004C6CAA">
          <w:rPr>
            <w:rFonts w:ascii="Calibri" w:eastAsia="Times New Roman" w:hAnsi="Calibri" w:cs="Calibri"/>
          </w:rPr>
          <w:t>Three point</w:t>
        </w:r>
        <w:proofErr w:type="gramEnd"/>
        <w:r w:rsidRPr="004C6CAA">
          <w:rPr>
            <w:rFonts w:ascii="Calibri" w:eastAsia="Times New Roman" w:hAnsi="Calibri" w:cs="Calibri"/>
          </w:rPr>
          <w:t xml:space="preserve"> charges −</w:t>
        </w:r>
        <w:r w:rsidRPr="004C6CAA">
          <w:rPr>
            <w:rFonts w:ascii="Calibri" w:eastAsia="Times New Roman" w:hAnsi="Calibri" w:cs="Calibri"/>
            <w:i/>
            <w:iCs/>
          </w:rPr>
          <w:t>Q</w:t>
        </w:r>
        <w:r w:rsidRPr="004C6CAA">
          <w:rPr>
            <w:rFonts w:ascii="Calibri" w:eastAsia="Times New Roman" w:hAnsi="Calibri" w:cs="Calibri"/>
          </w:rPr>
          <w:t xml:space="preserve">, </w:t>
        </w:r>
        <w:r w:rsidRPr="004C6CAA">
          <w:rPr>
            <w:rFonts w:ascii="Calibri" w:eastAsia="Times New Roman" w:hAnsi="Calibri" w:cs="Calibri"/>
            <w:i/>
            <w:iCs/>
          </w:rPr>
          <w:t xml:space="preserve">+Q </w:t>
        </w:r>
        <w:r w:rsidRPr="004C6CAA">
          <w:rPr>
            <w:rFonts w:ascii="Calibri" w:eastAsia="Times New Roman" w:hAnsi="Calibri" w:cs="Calibri"/>
          </w:rPr>
          <w:t>, and −</w:t>
        </w:r>
        <w:r w:rsidRPr="004C6CAA">
          <w:rPr>
            <w:rFonts w:ascii="Calibri" w:eastAsia="Times New Roman" w:hAnsi="Calibri" w:cs="Calibri"/>
            <w:i/>
            <w:iCs/>
          </w:rPr>
          <w:t xml:space="preserve">Q </w:t>
        </w:r>
        <w:r w:rsidRPr="004C6CAA">
          <w:rPr>
            <w:rFonts w:ascii="Calibri" w:eastAsia="Times New Roman" w:hAnsi="Calibri" w:cs="Calibri"/>
          </w:rPr>
          <w:t>are located a distance 3</w:t>
        </w:r>
        <w:r w:rsidRPr="004C6CAA">
          <w:rPr>
            <w:rFonts w:ascii="Calibri" w:eastAsia="Times New Roman" w:hAnsi="Calibri" w:cs="Calibri"/>
            <w:i/>
            <w:iCs/>
          </w:rPr>
          <w:t xml:space="preserve">a </w:t>
        </w:r>
        <w:r w:rsidRPr="004C6CAA">
          <w:rPr>
            <w:rFonts w:ascii="Calibri" w:eastAsia="Times New Roman" w:hAnsi="Calibri" w:cs="Calibri"/>
          </w:rPr>
          <w:t xml:space="preserve">apart along the x axis. </w:t>
        </w:r>
        <w:r>
          <w:rPr>
            <w:rFonts w:ascii="Calibri" w:eastAsia="Times New Roman" w:hAnsi="Calibri" w:cs="Calibri"/>
          </w:rPr>
          <w:t>Point</w:t>
        </w:r>
        <w:r w:rsidRPr="004C6CAA">
          <w:rPr>
            <w:rFonts w:ascii="Calibri" w:eastAsia="Times New Roman" w:hAnsi="Calibri" w:cs="Calibri"/>
          </w:rPr>
          <w:t xml:space="preserve"> </w:t>
        </w:r>
        <w:r w:rsidRPr="004C6CAA">
          <w:rPr>
            <w:rFonts w:ascii="Calibri" w:eastAsia="Times New Roman" w:hAnsi="Calibri" w:cs="Calibri"/>
            <w:i/>
            <w:iCs/>
          </w:rPr>
          <w:t xml:space="preserve">P </w:t>
        </w:r>
        <w:r w:rsidRPr="004C6CAA">
          <w:rPr>
            <w:rFonts w:ascii="Calibri" w:eastAsia="Times New Roman" w:hAnsi="Calibri" w:cs="Calibri"/>
          </w:rPr>
          <w:t xml:space="preserve">is located on the </w:t>
        </w:r>
        <w:r w:rsidRPr="004C6CAA">
          <w:rPr>
            <w:rFonts w:ascii="Calibri" w:eastAsia="Times New Roman" w:hAnsi="Calibri" w:cs="Calibri"/>
            <w:b/>
            <w:bCs/>
            <w:i/>
            <w:iCs/>
          </w:rPr>
          <w:t xml:space="preserve">negative </w:t>
        </w:r>
        <w:r w:rsidRPr="004C6CAA">
          <w:rPr>
            <w:rFonts w:ascii="Calibri" w:eastAsia="Times New Roman" w:hAnsi="Calibri" w:cs="Calibri"/>
            <w:i/>
            <w:iCs/>
          </w:rPr>
          <w:t>y</w:t>
        </w:r>
        <w:r w:rsidRPr="004C6CAA">
          <w:rPr>
            <w:rFonts w:ascii="Calibri" w:eastAsia="Times New Roman" w:hAnsi="Calibri" w:cs="Calibri"/>
          </w:rPr>
          <w:t>-axis a distance 4</w:t>
        </w:r>
        <w:r w:rsidRPr="004C6CAA">
          <w:rPr>
            <w:rFonts w:ascii="Calibri" w:eastAsia="Times New Roman" w:hAnsi="Calibri" w:cs="Calibri"/>
            <w:i/>
            <w:iCs/>
          </w:rPr>
          <w:t xml:space="preserve">a </w:t>
        </w:r>
        <w:r w:rsidRPr="004C6CAA">
          <w:rPr>
            <w:rFonts w:ascii="Calibri" w:eastAsia="Times New Roman" w:hAnsi="Calibri" w:cs="Calibri"/>
          </w:rPr>
          <w:t xml:space="preserve">from the origin (see sketch). </w:t>
        </w:r>
      </w:ins>
    </w:p>
    <w:p w14:paraId="04753C70" w14:textId="77777777" w:rsidR="007E7F69" w:rsidRPr="007E4D8F" w:rsidRDefault="007E7F69" w:rsidP="007E7F69">
      <w:pPr>
        <w:spacing w:before="100" w:beforeAutospacing="1" w:after="100" w:afterAutospacing="1"/>
        <w:rPr>
          <w:ins w:id="221" w:author="Paola Rebusco" w:date="2023-02-24T10:26:00Z"/>
          <w:rFonts w:ascii="Calibri" w:eastAsia="Times New Roman" w:hAnsi="Calibri" w:cs="Calibri"/>
        </w:rPr>
      </w:pPr>
      <w:ins w:id="222" w:author="Paola Rebusco" w:date="2023-02-24T10:26:00Z">
        <w:r w:rsidRPr="007E4D8F">
          <w:rPr>
            <w:rFonts w:ascii="Calibri" w:eastAsia="Times New Roman" w:hAnsi="Calibri" w:cs="Calibri"/>
          </w:rPr>
          <w:t xml:space="preserve">The figures below show possible field lines and equipotential surfaces for this problem. </w:t>
        </w:r>
      </w:ins>
    </w:p>
    <w:p w14:paraId="209C4970" w14:textId="77777777" w:rsidR="007E7F69" w:rsidRPr="007E4D8F" w:rsidRDefault="007E7F69" w:rsidP="007E7F69">
      <w:pPr>
        <w:pStyle w:val="NoSpacing"/>
        <w:rPr>
          <w:ins w:id="223" w:author="Paola Rebusco" w:date="2023-02-24T10:26:00Z"/>
          <w:rFonts w:ascii="Calibri" w:hAnsi="Calibri" w:cs="Calibri"/>
        </w:rPr>
      </w:pPr>
      <w:ins w:id="224" w:author="Paola Rebusco" w:date="2023-02-24T10:26:00Z">
        <w:r w:rsidRPr="007E4D8F">
          <w:rPr>
            <w:rFonts w:ascii="Calibri" w:hAnsi="Calibri" w:cs="Calibri"/>
          </w:rPr>
          <w:t>Which figure is the correct field line representation for this problem? (</w:t>
        </w:r>
        <w:proofErr w:type="gramStart"/>
        <w:r w:rsidRPr="007E4D8F">
          <w:rPr>
            <w:rFonts w:ascii="Calibri" w:hAnsi="Calibri" w:cs="Calibri"/>
          </w:rPr>
          <w:t>answer</w:t>
        </w:r>
        <w:proofErr w:type="gramEnd"/>
        <w:r w:rsidRPr="007E4D8F">
          <w:rPr>
            <w:rFonts w:ascii="Calibri" w:hAnsi="Calibri" w:cs="Calibri"/>
          </w:rPr>
          <w:t xml:space="preserve"> d)</w:t>
        </w:r>
      </w:ins>
    </w:p>
    <w:p w14:paraId="26BA22BC" w14:textId="77777777" w:rsidR="007E7F69" w:rsidRPr="007E4D8F" w:rsidRDefault="007E7F69" w:rsidP="007E7F69">
      <w:pPr>
        <w:pStyle w:val="NoSpacing"/>
        <w:rPr>
          <w:ins w:id="225" w:author="Paola Rebusco" w:date="2023-02-24T10:26:00Z"/>
          <w:rFonts w:ascii="Calibri" w:hAnsi="Calibri" w:cs="Calibri"/>
        </w:rPr>
      </w:pPr>
      <w:ins w:id="226" w:author="Paola Rebusco" w:date="2023-02-24T10:26:00Z">
        <w:r w:rsidRPr="007E4D8F">
          <w:rPr>
            <w:rFonts w:ascii="Calibri" w:hAnsi="Calibri" w:cs="Calibri"/>
            <w:noProof/>
          </w:rPr>
          <w:drawing>
            <wp:anchor distT="0" distB="0" distL="114300" distR="114300" simplePos="0" relativeHeight="251660288" behindDoc="1" locked="0" layoutInCell="1" allowOverlap="1" wp14:anchorId="21A15B4D" wp14:editId="463859C9">
              <wp:simplePos x="0" y="0"/>
              <wp:positionH relativeFrom="column">
                <wp:posOffset>44450</wp:posOffset>
              </wp:positionH>
              <wp:positionV relativeFrom="paragraph">
                <wp:posOffset>360197</wp:posOffset>
              </wp:positionV>
              <wp:extent cx="5331853" cy="3947052"/>
              <wp:effectExtent l="0" t="0" r="2540" b="3175"/>
              <wp:wrapNone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1853" cy="39470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E4D8F">
          <w:rPr>
            <w:rFonts w:ascii="Calibri" w:hAnsi="Calibri" w:cs="Calibri"/>
          </w:rPr>
          <w:t>Which figure is the correct equipotential representation for this problem? (</w:t>
        </w:r>
        <w:proofErr w:type="gramStart"/>
        <w:r w:rsidRPr="007E4D8F">
          <w:rPr>
            <w:rFonts w:ascii="Calibri" w:hAnsi="Calibri" w:cs="Calibri"/>
          </w:rPr>
          <w:t>answer</w:t>
        </w:r>
        <w:proofErr w:type="gramEnd"/>
        <w:r w:rsidRPr="007E4D8F">
          <w:rPr>
            <w:rFonts w:ascii="Calibri" w:hAnsi="Calibri" w:cs="Calibri"/>
          </w:rPr>
          <w:t xml:space="preserve"> c)</w:t>
        </w:r>
      </w:ins>
    </w:p>
    <w:p w14:paraId="4DD33FFE" w14:textId="77777777" w:rsidR="007E7F69" w:rsidRPr="007E4D8F" w:rsidRDefault="007E7F69" w:rsidP="007E7F69">
      <w:pPr>
        <w:spacing w:before="100" w:beforeAutospacing="1" w:after="100" w:afterAutospacing="1"/>
        <w:rPr>
          <w:ins w:id="227" w:author="Paola Rebusco" w:date="2023-02-24T10:26:00Z"/>
          <w:rFonts w:ascii="Calibri" w:eastAsia="Times New Roman" w:hAnsi="Calibri" w:cs="Calibri"/>
        </w:rPr>
      </w:pPr>
    </w:p>
    <w:p w14:paraId="3C4AC7DE" w14:textId="77777777" w:rsidR="007E7F69" w:rsidRDefault="007E7F69" w:rsidP="007E7F69">
      <w:pPr>
        <w:rPr>
          <w:ins w:id="228" w:author="Paola Rebusco" w:date="2023-02-24T10:26:00Z"/>
          <w:rFonts w:ascii="Calibri" w:hAnsi="Calibri" w:cs="Calibri"/>
        </w:rPr>
      </w:pPr>
    </w:p>
    <w:p w14:paraId="1BE26C43" w14:textId="77777777" w:rsidR="007E7F69" w:rsidRDefault="007E7F69" w:rsidP="007E7F69">
      <w:pPr>
        <w:rPr>
          <w:ins w:id="229" w:author="Paola Rebusco" w:date="2023-02-24T10:26:00Z"/>
          <w:rFonts w:ascii="Calibri" w:hAnsi="Calibri" w:cs="Calibri"/>
        </w:rPr>
      </w:pPr>
    </w:p>
    <w:p w14:paraId="58600D4C" w14:textId="77777777" w:rsidR="007E7F69" w:rsidRDefault="007E7F69" w:rsidP="007E7F69">
      <w:pPr>
        <w:spacing w:before="100" w:beforeAutospacing="1" w:after="100" w:afterAutospacing="1"/>
        <w:rPr>
          <w:ins w:id="230" w:author="Paola Rebusco" w:date="2023-02-24T10:26:00Z"/>
          <w:rFonts w:ascii="Calibri" w:eastAsia="Times New Roman" w:hAnsi="Calibri" w:cs="Calibri"/>
          <w:b/>
          <w:bCs/>
        </w:rPr>
      </w:pPr>
    </w:p>
    <w:p w14:paraId="77EAF6F8" w14:textId="77777777" w:rsidR="007E7F69" w:rsidRDefault="007E7F69" w:rsidP="007E7F69">
      <w:pPr>
        <w:spacing w:before="100" w:beforeAutospacing="1" w:after="100" w:afterAutospacing="1"/>
        <w:rPr>
          <w:ins w:id="231" w:author="Paola Rebusco" w:date="2023-02-24T10:26:00Z"/>
          <w:rFonts w:ascii="Calibri" w:eastAsia="Times New Roman" w:hAnsi="Calibri" w:cs="Calibri"/>
          <w:b/>
          <w:bCs/>
        </w:rPr>
      </w:pPr>
    </w:p>
    <w:p w14:paraId="0C118A8C" w14:textId="77777777" w:rsidR="007E7F69" w:rsidRDefault="007E7F69" w:rsidP="007E7F69">
      <w:pPr>
        <w:spacing w:before="100" w:beforeAutospacing="1" w:after="100" w:afterAutospacing="1"/>
        <w:rPr>
          <w:ins w:id="232" w:author="Paola Rebusco" w:date="2023-02-24T10:26:00Z"/>
          <w:rFonts w:ascii="Calibri" w:eastAsia="Times New Roman" w:hAnsi="Calibri" w:cs="Calibri"/>
          <w:b/>
          <w:bCs/>
        </w:rPr>
      </w:pPr>
    </w:p>
    <w:p w14:paraId="17FCD97B" w14:textId="77777777" w:rsidR="007E7F69" w:rsidRDefault="007E7F69" w:rsidP="007E7F69">
      <w:pPr>
        <w:spacing w:before="100" w:beforeAutospacing="1" w:after="100" w:afterAutospacing="1"/>
        <w:rPr>
          <w:ins w:id="233" w:author="Paola Rebusco" w:date="2023-02-24T10:26:00Z"/>
          <w:rFonts w:ascii="Calibri" w:eastAsia="Times New Roman" w:hAnsi="Calibri" w:cs="Calibri"/>
          <w:b/>
          <w:bCs/>
        </w:rPr>
      </w:pPr>
    </w:p>
    <w:p w14:paraId="5A2FF523" w14:textId="77777777" w:rsidR="007E7F69" w:rsidRDefault="007E7F69" w:rsidP="007E7F69">
      <w:pPr>
        <w:spacing w:before="100" w:beforeAutospacing="1" w:after="100" w:afterAutospacing="1"/>
        <w:rPr>
          <w:ins w:id="234" w:author="Paola Rebusco" w:date="2023-02-24T10:26:00Z"/>
          <w:rFonts w:ascii="Calibri" w:eastAsia="Times New Roman" w:hAnsi="Calibri" w:cs="Calibri"/>
          <w:b/>
          <w:bCs/>
        </w:rPr>
      </w:pPr>
    </w:p>
    <w:p w14:paraId="7CDC150E" w14:textId="77777777" w:rsidR="007E7F69" w:rsidRDefault="007E7F69" w:rsidP="007E7F69">
      <w:pPr>
        <w:spacing w:before="100" w:beforeAutospacing="1" w:after="100" w:afterAutospacing="1"/>
        <w:rPr>
          <w:ins w:id="235" w:author="Paola Rebusco" w:date="2023-02-24T10:26:00Z"/>
          <w:rFonts w:ascii="Calibri" w:eastAsia="Times New Roman" w:hAnsi="Calibri" w:cs="Calibri"/>
          <w:b/>
          <w:bCs/>
        </w:rPr>
      </w:pPr>
    </w:p>
    <w:p w14:paraId="2220B605" w14:textId="77777777" w:rsidR="007E7F69" w:rsidRDefault="007E7F69" w:rsidP="007E7F69">
      <w:pPr>
        <w:spacing w:before="100" w:beforeAutospacing="1" w:after="100" w:afterAutospacing="1"/>
        <w:rPr>
          <w:ins w:id="236" w:author="Paola Rebusco" w:date="2023-02-24T10:26:00Z"/>
          <w:rFonts w:ascii="Calibri" w:eastAsia="Times New Roman" w:hAnsi="Calibri" w:cs="Calibri"/>
          <w:b/>
          <w:bCs/>
        </w:rPr>
      </w:pPr>
    </w:p>
    <w:p w14:paraId="5BF3A213" w14:textId="77777777" w:rsidR="007E7F69" w:rsidRDefault="007E7F69" w:rsidP="007E7F69">
      <w:pPr>
        <w:spacing w:before="100" w:beforeAutospacing="1" w:after="100" w:afterAutospacing="1"/>
        <w:rPr>
          <w:ins w:id="237" w:author="Paola Rebusco" w:date="2023-02-24T10:26:00Z"/>
          <w:rFonts w:ascii="Calibri" w:eastAsia="Times New Roman" w:hAnsi="Calibri" w:cs="Calibri"/>
          <w:b/>
          <w:bCs/>
        </w:rPr>
      </w:pPr>
    </w:p>
    <w:p w14:paraId="2C9D9EF3" w14:textId="77777777" w:rsidR="007E7F69" w:rsidRDefault="007E7F69" w:rsidP="007E7F69">
      <w:pPr>
        <w:spacing w:before="100" w:beforeAutospacing="1" w:after="100" w:afterAutospacing="1"/>
        <w:rPr>
          <w:ins w:id="238" w:author="Paola Rebusco" w:date="2023-02-24T10:26:00Z"/>
          <w:rFonts w:ascii="Calibri" w:eastAsia="Times New Roman" w:hAnsi="Calibri" w:cs="Calibri"/>
        </w:rPr>
      </w:pPr>
    </w:p>
    <w:p w14:paraId="4B53C820" w14:textId="77777777" w:rsidR="007E7F69" w:rsidRPr="00BA2827" w:rsidRDefault="007E7F69" w:rsidP="00BA2827">
      <w:pPr>
        <w:jc w:val="both"/>
        <w:rPr>
          <w:rFonts w:ascii="Calibri" w:hAnsi="Calibri" w:cs="Calibri"/>
        </w:rPr>
      </w:pPr>
    </w:p>
    <w:sectPr w:rsidR="007E7F69" w:rsidRPr="00BA2827" w:rsidSect="006539A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D7B"/>
    <w:multiLevelType w:val="hybridMultilevel"/>
    <w:tmpl w:val="7F729E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3C0518B"/>
    <w:multiLevelType w:val="hybridMultilevel"/>
    <w:tmpl w:val="1012F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F734438"/>
    <w:multiLevelType w:val="hybridMultilevel"/>
    <w:tmpl w:val="5022B772"/>
    <w:lvl w:ilvl="0" w:tplc="D026EB66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375302403">
    <w:abstractNumId w:val="0"/>
  </w:num>
  <w:num w:numId="2" w16cid:durableId="1155143547">
    <w:abstractNumId w:val="1"/>
  </w:num>
  <w:num w:numId="3" w16cid:durableId="24603720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ola Rebusco">
    <w15:presenceInfo w15:providerId="AD" w15:userId="S::pao@mit.edu::91432e6f-fc74-406b-ae7c-4c385816df3c"/>
  </w15:person>
  <w15:person w15:author="Analia Barrantes">
    <w15:presenceInfo w15:providerId="AD" w15:userId="S::analiab@mit.edu::2482f7ce-cbff-4cb2-b8f1-94de835572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trackRevisions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32"/>
    <w:rsid w:val="00071FCA"/>
    <w:rsid w:val="000E729D"/>
    <w:rsid w:val="00136EE9"/>
    <w:rsid w:val="001D5A9A"/>
    <w:rsid w:val="002A54D1"/>
    <w:rsid w:val="00330E8B"/>
    <w:rsid w:val="003360CC"/>
    <w:rsid w:val="00410453"/>
    <w:rsid w:val="004434B2"/>
    <w:rsid w:val="00555BBF"/>
    <w:rsid w:val="005B071E"/>
    <w:rsid w:val="005D5FCE"/>
    <w:rsid w:val="006539A8"/>
    <w:rsid w:val="006E00E1"/>
    <w:rsid w:val="00713056"/>
    <w:rsid w:val="007E7F69"/>
    <w:rsid w:val="007F24BD"/>
    <w:rsid w:val="00845BA3"/>
    <w:rsid w:val="008966CB"/>
    <w:rsid w:val="008B3E58"/>
    <w:rsid w:val="008C140A"/>
    <w:rsid w:val="008E1CA2"/>
    <w:rsid w:val="00953E6D"/>
    <w:rsid w:val="00995BE2"/>
    <w:rsid w:val="009C4F3C"/>
    <w:rsid w:val="00AC614D"/>
    <w:rsid w:val="00B92B1C"/>
    <w:rsid w:val="00BA2827"/>
    <w:rsid w:val="00BD1EB2"/>
    <w:rsid w:val="00BF02DC"/>
    <w:rsid w:val="00BF79C2"/>
    <w:rsid w:val="00CB7078"/>
    <w:rsid w:val="00D50375"/>
    <w:rsid w:val="00D86C2D"/>
    <w:rsid w:val="00DC1CDC"/>
    <w:rsid w:val="00DD7932"/>
    <w:rsid w:val="00E80389"/>
    <w:rsid w:val="00F3602F"/>
    <w:rsid w:val="00FC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EF1"/>
  <w14:defaultImageDpi w14:val="32767"/>
  <w15:chartTrackingRefBased/>
  <w15:docId w15:val="{8837CF25-6D6F-5C46-B9E6-38848553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79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434B2"/>
    <w:rPr>
      <w:color w:val="808080"/>
    </w:rPr>
  </w:style>
  <w:style w:type="table" w:styleId="TableGrid">
    <w:name w:val="Table Grid"/>
    <w:basedOn w:val="TableNormal"/>
    <w:uiPriority w:val="39"/>
    <w:rsid w:val="007F2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9A8"/>
    <w:pPr>
      <w:ind w:left="720"/>
      <w:contextualSpacing/>
    </w:pPr>
  </w:style>
  <w:style w:type="paragraph" w:styleId="Revision">
    <w:name w:val="Revision"/>
    <w:hidden/>
    <w:uiPriority w:val="99"/>
    <w:semiHidden/>
    <w:rsid w:val="007E7F69"/>
  </w:style>
  <w:style w:type="paragraph" w:styleId="NoSpacing">
    <w:name w:val="No Spacing"/>
    <w:uiPriority w:val="1"/>
    <w:qFormat/>
    <w:rsid w:val="007E7F69"/>
    <w:rPr>
      <w:rFonts w:ascii="Times New Roman" w:eastAsiaTheme="minorHAnsi" w:hAnsi="Times New Roman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Analia Barrantes</dc:creator>
  <cp:keywords/>
  <dc:description/>
  <cp:lastModifiedBy>Analia Barrantes</cp:lastModifiedBy>
  <cp:revision>2</cp:revision>
  <dcterms:created xsi:type="dcterms:W3CDTF">2023-02-24T17:12:00Z</dcterms:created>
  <dcterms:modified xsi:type="dcterms:W3CDTF">2023-02-24T17:12:00Z</dcterms:modified>
</cp:coreProperties>
</file>